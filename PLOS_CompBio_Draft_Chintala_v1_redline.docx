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Methodological Rigor in Genomic Machine Learning: Feature-Selection Leakage, Label Validity, and a Robust EMT Signature in Platinum-Treated High-Grade Serous Ovarian Cancer</w:t>
      </w:r>
    </w:p>
    <w:p>
      <w:pPr>
        <w:spacing w:after="100"/>
        <w:jc w:val="center"/>
      </w:pPr>
      <w:r>
        <w:rPr>
          <w:rFonts w:ascii="Times New Roman" w:cs="Times New Roman" w:eastAsia="Times New Roman" w:hAnsi="Times New Roman"/>
          <w:sz w:val="24"/>
          <w:szCs w:val="24"/>
        </w:rPr>
        <w:t xml:space="preserve">Aaron Michael Anuroop Chintala¹*</w:t>
      </w:r>
    </w:p>
    <w:p>
      <w:pPr>
        <w:spacing w:after="100"/>
        <w:jc w:val="center"/>
      </w:pPr>
      <w:r>
        <w:rPr>
          <w:rFonts w:ascii="Times New Roman" w:cs="Times New Roman" w:eastAsia="Times New Roman" w:hAnsi="Times New Roman"/>
          <w:i/>
          <w:iCs/>
          <w:sz w:val="22"/>
          <w:szCs w:val="22"/>
        </w:rPr>
        <w:t xml:space="preserve">¹ School of Systems Biology, George Mason University, Manassas, VA, USA</w:t>
      </w:r>
    </w:p>
    <w:p>
      <w:pPr>
        <w:spacing w:after="400"/>
        <w:jc w:val="center"/>
      </w:pPr>
      <w:r>
        <w:rPr>
          <w:rFonts w:ascii="Times New Roman" w:cs="Times New Roman" w:eastAsia="Times New Roman" w:hAnsi="Times New Roman"/>
          <w:sz w:val="22"/>
          <w:szCs w:val="22"/>
        </w:rPr>
        <w:t xml:space="preserve">* Corresponding author. ORCID: 0009-0009-0062-6453</w:t>
      </w:r>
    </w:p>
    <w:p>
      <w:pPr>
        <w:pBdr>
          <w:top w:val="single" w:color="C00000" w:sz="6"/>
          <w:bottom w:val="single" w:color="C00000" w:sz="6"/>
          <w:left w:val="single" w:color="C00000" w:sz="6"/>
          <w:right w:val="single" w:color="C00000" w:sz="6"/>
        </w:pBdr>
        <w:spacing w:after="600"/>
        <w:jc w:val="center"/>
      </w:pPr>
      <w:r>
        <w:rPr>
          <w:rFonts w:ascii="Times New Roman" w:cs="Times New Roman" w:eastAsia="Times New Roman" w:hAnsi="Times New Roman"/>
          <w:i/>
          <w:iCs/>
          <w:color w:val="C00000"/>
          <w:sz w:val="20"/>
          <w:szCs w:val="20"/>
        </w:rPr>
        <w:t xml:space="preserve">DRAFT — FOR INTERNAL REVIEW ONLY. Prepared for Dr. Christopher Lockhart's review and comment prior to co-authorship confirmation and formal submission to PLOS Computational Biology. Not for circulation or citation.</w:t>
      </w:r>
    </w:p>
    <w:p>
      <w:r>
        <w:br w:type="page"/>
      </w:r>
    </w:p>
    <w:p>
      <w:pPr>
        <w:pStyle w:val="Heading1"/>
        <w:spacing w:after="200" w:before="400"/>
      </w:pPr>
      <w:r>
        <w:rPr>
          <w:rFonts w:ascii="Times New Roman" w:cs="Times New Roman" w:eastAsia="Times New Roman" w:hAnsi="Times New Roman"/>
          <w:b/>
          <w:bCs/>
          <w:sz w:val="30"/>
          <w:szCs w:val="30"/>
        </w:rPr>
        <w:t xml:space="preserve">Abstract</w:t>
      </w:r>
    </w:p>
    <w:p>
      <w:pPr>
        <w:spacing w:after="200" w:line="360"/>
        <w:jc w:val="both"/>
      </w:pPr>
      <w:r>
        <w:rPr>
          <w:rFonts w:ascii="Times New Roman" w:cs="Times New Roman" w:eastAsia="Times New Roman" w:hAnsi="Times New Roman"/>
          <w:sz w:val="24"/>
          <w:szCs w:val="24"/>
        </w:rPr>
        <w:t xml:space="preserve">High-grade serous ovarian cancer (HGSOC) is the most lethal gynecologic malignancy, and resistance to platinum-based chemotherapy is a central driver of poor outcomes. Machine learning models trained on The Cancer Genome Atlas (TCGA) ovarian cancer cohort have repeatedly reported high predictive accuracy for platinum response, but the methodological rigor underlying these claims is rarely interrogated directly. Here we show that a substantial fraction of reported performance in this literature is attributable to feature-selection leakage: supervised gene selection performed prior to train/test splitting inflated area under the receiver operating characteristic curve (AUC) by a mean of +0.22 (up to +0.55) relative to unsupervised, leakage-free selection, a pattern that replicated across three independent TCGA cancer types (ovarian, lung adenocarcinoma, and colorectal). We further show that the overall-survival-threshold labels commonly used as a proxy for platinum response fail to recover confirmed non-responders (0/5 recall), and that classifiers trained on TCGA RNA-seq data do not generalize to an independent microarray cohort (AUC ≈ 0.5), a failure attributable to platform-level distributional incompatibility rather than model or feature choice.</w:t>
      </w:r>
      <w:ins w:id="2503" w:author="Cowork-audit" w:date="2026-08-20T00:00:00Z">
        <w:r>
          <w:rPr>
            <w:rFonts w:ascii="Times New Roman" w:cs="Times New Roman" w:eastAsia="Times New Roman" w:hAnsi="Times New Roman"/>
            <w:sz w:val="24"/>
            <w:szCs w:val="24"/>
          </w:rPr>
          <w:t xml:space="preserve"> [COWORK: AUTHOR DECISION - this "rather than feature choice" inference rests on the variance-ratio ~1.00 claim, whose computed value is 3.70x; re-argue or remove together with the Results sentence - author + Lockhart decision.]</w:t>
        </w:r>
      </w:ins>
      <w:r>
        <w:rPr>
          <w:rFonts w:ascii="Times New Roman" w:cs="Times New Roman" w:eastAsia="Times New Roman" w:hAnsi="Times New Roman"/>
          <w:sz w:val="24"/>
          <w:szCs w:val="24"/>
        </w:rPr>
        <w:t xml:space="preserve"> Moving to a leakage-free, label-honest framework, we fit a Cox proportional hazards model (concordance index 0.570–0.588</w:t>
      </w:r>
      <w:ins w:id="1023" w:author="Cowork-audit" w:date="2026-07-20T00:00:00Z">
        <w:del w:id="2001" w:author="Cowork-audit" w:date="2026-08-20T00:00:00Z">
          <w:r>
            <w:rPr>
              <w:rFonts w:ascii="Times New Roman" w:cs="Times New Roman" w:eastAsia="Times New Roman" w:hAnsi="Times New Roman"/>
              <w:sz w:val="24"/>
              <w:szCs w:val="24"/>
            </w:rPr>
            <w:delText xml:space="preserve"> [COWORK: pending Windows re-run]</w:delText>
          </w:r>
        </w:del>
      </w:ins>
      <w:r>
        <w:rPr>
          <w:rFonts w:ascii="Times New Roman" w:cs="Times New Roman" w:eastAsia="Times New Roman" w:hAnsi="Times New Roman"/>
          <w:sz w:val="24"/>
          <w:szCs w:val="24"/>
        </w:rPr>
        <w:t xml:space="preserve">) and use cross-validated SHAP-based feature importance to show that an epithelial–mesenchymal transition (EMT) / extracellular matrix (ECM) gene expression signature is robustly associated with the model's risk predictions across every importance method, gene-list size, and patient subset tested, while a co-occurring ribosomal/translation signal is not robust and remains biologically unresolved. Finally, rigorous nested cross-validation shows that adding gene expression data to the survival model does not reliably improve prognostic power beyond genomic instability and BRCA1/2 mutation status alone. Collectively, these findings offer both a methodological caution for genomic machine learning and a validated biological signature for future mechanistic study.</w:t>
      </w:r>
    </w:p>
    <w:p>
      <w:pPr>
        <w:pStyle w:val="Heading1"/>
        <w:spacing w:after="200" w:before="400"/>
      </w:pPr>
      <w:r>
        <w:rPr>
          <w:rFonts w:ascii="Times New Roman" w:cs="Times New Roman" w:eastAsia="Times New Roman" w:hAnsi="Times New Roman"/>
          <w:b/>
          <w:bCs/>
          <w:sz w:val="30"/>
          <w:szCs w:val="30"/>
        </w:rPr>
        <w:t xml:space="preserve">Author Summary</w:t>
      </w:r>
    </w:p>
    <w:p>
      <w:pPr>
        <w:spacing w:after="200" w:line="360"/>
        <w:jc w:val="both"/>
      </w:pPr>
      <w:r>
        <w:rPr>
          <w:rFonts w:ascii="Times New Roman" w:cs="Times New Roman" w:eastAsia="Times New Roman" w:hAnsi="Times New Roman"/>
          <w:sz w:val="24"/>
          <w:szCs w:val="24"/>
        </w:rPr>
        <w:t xml:space="preserve">Doctors currently have limited ways to predict, before treatment begins, which ovarian cancer patients will respond well to platinum-based chemotherapy — the standard first-line treatment for this disease. Many research groups have tried to build computer models that predict this from tumor genetics, often reporting very high accuracy. We found that much of this apparent accuracy is an illusion caused by a subtle but common technical mistake: selecting the most informative genes using the full dataset before, rather than after, splitting the data into training and testing sets. When we corrected this mistake, model accuracy dropped substantially — and we found the same problem when we repeated the analysis in two other cancer types, suggesting it is a widespread issue in this field rather than one specific to ovarian cancer. We also found that the labels commonly used to indicate “drug response” in this public dataset often reflect how long a patient survived overall, rather than whether the tumor specifically responded to the drug — two related but genuinely different things. Using a more rigorous approach, we identified a specific pattern of gene activity, related to how cancer cells change shape and invade surrounding tissue (a process called epithelial–mesenchymal transition, or EMT), that reliably predicts patient risk across many different analytical methods and patient subsets. We also directly tested, and could not confirm, that adding this gene activity data actually improves survival prediction beyond simpler genomic markers that are already available and far less costly to measure.</w:t>
      </w:r>
    </w:p>
    <w:p>
      <w:r>
        <w:br w:type="page"/>
      </w:r>
    </w:p>
    <w:p>
      <w:pPr>
        <w:pStyle w:val="Heading1"/>
        <w:spacing w:after="200" w:before="400"/>
      </w:pPr>
      <w:r>
        <w:rPr>
          <w:rFonts w:ascii="Times New Roman" w:cs="Times New Roman" w:eastAsia="Times New Roman" w:hAnsi="Times New Roman"/>
          <w:b/>
          <w:bCs/>
          <w:sz w:val="30"/>
          <w:szCs w:val="30"/>
        </w:rPr>
        <w:t xml:space="preserve">Introduction</w:t>
      </w:r>
    </w:p>
    <w:p>
      <w:pPr>
        <w:spacing w:after="200" w:line="360"/>
        <w:jc w:val="both"/>
      </w:pPr>
      <w:r>
        <w:rPr>
          <w:rFonts w:ascii="Times New Roman" w:cs="Times New Roman" w:eastAsia="Times New Roman" w:hAnsi="Times New Roman"/>
          <w:sz w:val="24"/>
          <w:szCs w:val="24"/>
        </w:rPr>
        <w:t xml:space="preserve">High-grade serous ovarian cancer (HGSOC) accounts for the majority of ovarian cancer deaths and is typically diagnosed at an advanced stage, when standard treatment consists of cytoreductive surgery combined with platinum-based chemotherapy [23]. While most patients initially respond, a large fraction ultimately develop platinum-resistant disease, and there is currently no validated, pre-treatment genomic biomarker in routine clinical use to identify which patients are likely to fail platinum therapy. This gap has motivated a substantial body of work applying machine learning (ML) to The Cancer Genome Atlas ovarian cancer (TCGA-OV) cohort and related public datasets, with numerous studies reporting classifiers that achieve high discriminative accuracy for platinum response from gene expression, mutation, or copy-number data [1–5,10].</w:t>
      </w:r>
    </w:p>
    <w:p>
      <w:pPr>
        <w:spacing w:after="200" w:line="360"/>
        <w:jc w:val="both"/>
      </w:pPr>
      <w:r>
        <w:rPr>
          <w:rFonts w:ascii="Times New Roman" w:cs="Times New Roman" w:eastAsia="Times New Roman" w:hAnsi="Times New Roman"/>
          <w:sz w:val="24"/>
          <w:szCs w:val="24"/>
        </w:rPr>
        <w:t xml:space="preserve">However, genomic machine learning is well documented to be susceptible to methodological pitfalls that can substantially inflate apparent performance. Data leakage introduced when feature selection is performed on the full dataset prior to train/test splitting is a recognized but inconsistently addressed problem in high-dimensional biomedical data analysis [13,14]. Independently, it has been shown that even gene signatures selected at random — with no relationship to the biology of interest — are frequently found to be significantly associated with clinical outcome in cancer cohorts, a phenomenon attributable to the general prognostic value of proliferation- and stroma-related transcriptional programs rather than any specific biological signal [15]. Beyond feature selection, the clinical labels used to define “platinum response” ML in this literature are frequently imperfect proxies — most commonly an overall-survival threshold — rather than directly annotated drug-response outcomes, raising a construct-validity concern that is separate from, but compounds, any modeling-stage leakage.</w:t>
      </w:r>
    </w:p>
    <w:p>
      <w:pPr>
        <w:spacing w:after="200" w:line="360"/>
        <w:jc w:val="both"/>
      </w:pPr>
      <w:r>
        <w:rPr>
          <w:rFonts w:ascii="Times New Roman" w:cs="Times New Roman" w:eastAsia="Times New Roman" w:hAnsi="Times New Roman"/>
          <w:sz w:val="24"/>
          <w:szCs w:val="24"/>
        </w:rPr>
        <w:t xml:space="preserve">In this study we directly and systematically quantify these methodological pitfalls in the specific context of TCGA-OV platinum response prediction, and then use a leakage-free, label-honest framework to ask what can still be learned, reliably, from this dataset about the biology and genomics of platinum response. Specifically, we: (1) quantify the magnitude of feature-selection leakage in a representative classification pipeline and test whether the same pattern generalizes to two additional TCGA cancer types; (2) evaluate the construct validity of the overall-survival-threshold label commonly used in this literature against a small set of directly annotated response outcomes; (3) test whether classifiers trained on TCGA RNA-seq data generalize to an independent microarray validation cohort, and characterize the mechanistic basis of any failure to do so; (4) fit a Cox proportional hazards survival model using established genomic covariates and confirm its properties are robust to tumor cellularity; (5) use cross-validated SHAP-based feature importance and pathway enrichment to identify which biological themes among the model's most important genes are robust, and which are not; (6) test whether BRCA1/2 mutation status, as a marker of homologous recombination deficiency, improves the survival model; and (7) rigorously test, using nested cross-validation, whether adding gene expression data as covariates improves prognostic power beyond these established genomic markers.</w:t>
      </w:r>
    </w:p>
    <w:p>
      <w:pPr>
        <w:spacing w:after="200" w:line="360"/>
        <w:jc w:val="both"/>
      </w:pPr>
      <w:r>
        <w:rPr>
          <w:rFonts w:ascii="Times New Roman" w:cs="Times New Roman" w:eastAsia="Times New Roman" w:hAnsi="Times New Roman"/>
          <w:sz w:val="24"/>
          <w:szCs w:val="24"/>
        </w:rPr>
        <w:t xml:space="preserve">We note explicitly that our methodological critique is directed at studies that claim, implicitly or explicitly, generalizable predictive performance for platinum response. Many analyses of NGS datasets are conducted with a descriptive or exploratory goal — characterizing associations within a dataset rather than building a model intended to generalize to new patients — for which the statistical standards we apply here are correspondingly less critical. Our findings should be read as pertaining specifically to the predictive-modeling use case.</w:t>
      </w:r>
    </w:p>
    <w:p>
      <w:pPr>
        <w:pStyle w:val="Heading1"/>
        <w:spacing w:after="200" w:before="400"/>
      </w:pPr>
      <w:r>
        <w:rPr>
          <w:rFonts w:ascii="Times New Roman" w:cs="Times New Roman" w:eastAsia="Times New Roman" w:hAnsi="Times New Roman"/>
          <w:b/>
          <w:bCs/>
          <w:sz w:val="30"/>
          <w:szCs w:val="30"/>
        </w:rPr>
        <w:t xml:space="preserve">Materials and Methods</w:t>
      </w:r>
    </w:p>
    <w:p>
      <w:pPr>
        <w:pStyle w:val="Heading2"/>
        <w:spacing w:after="150" w:before="300"/>
      </w:pPr>
      <w:r>
        <w:rPr>
          <w:rFonts w:ascii="Times New Roman" w:cs="Times New Roman" w:eastAsia="Times New Roman" w:hAnsi="Times New Roman"/>
          <w:b/>
          <w:bCs/>
          <w:sz w:val="26"/>
          <w:szCs w:val="26"/>
        </w:rPr>
        <w:t xml:space="preserve">Dataset and cohort definition</w:t>
      </w:r>
    </w:p>
    <w:p>
      <w:pPr>
        <w:spacing w:after="200" w:line="360"/>
        <w:jc w:val="both"/>
      </w:pPr>
      <w:r>
        <w:rPr>
          <w:rFonts w:ascii="Times New Roman" w:cs="Times New Roman" w:eastAsia="Times New Roman" w:hAnsi="Times New Roman"/>
          <w:sz w:val="24"/>
          <w:szCs w:val="24"/>
        </w:rPr>
        <w:t xml:space="preserve">All analyses used the TCGA Ovarian Serous Cystadenocarcinoma PanCancer Atlas 2018 dataset, obtained via cBioPortal [24,25]. Gene expression values were taken from the raw RSEM-normalized file (data_mrna_seq_v2_rsem.txt); the pre-z-scored expression release distributed alongside this dataset was not used for model training, since standardization was instead fit on training data only and applied post-split, to avoid leakage of test-set statistics into the training distribution. Platinum-treated patients were identified from data_timeline_treatment.txt via the AGENT field, matching carboplatin- and cisplatin-containing regimens. This yielded a complete-case cohort of n=432 patients with treatment, survival, tumor mutational burden (TMB), and Aneuploidy Score data for Cox modeling, and cohorts of 214, 206, and 199 patients with adequate follow-up for binary classification at 12-, 18-, and 24-month response thresholds, respectively.</w:t>
      </w:r>
    </w:p>
    <w:p>
      <w:pPr>
        <w:pStyle w:val="Heading2"/>
        <w:spacing w:after="150" w:before="300"/>
      </w:pPr>
      <w:r>
        <w:rPr>
          <w:rFonts w:ascii="Times New Roman" w:cs="Times New Roman" w:eastAsia="Times New Roman" w:hAnsi="Times New Roman"/>
          <w:b/>
          <w:bCs/>
          <w:sz w:val="26"/>
          <w:szCs w:val="26"/>
        </w:rPr>
        <w:t xml:space="preserve">Feature-selection leakage ablation</w:t>
      </w:r>
    </w:p>
    <w:p>
      <w:pPr>
        <w:spacing w:after="200" w:line="360"/>
        <w:jc w:val="both"/>
      </w:pPr>
      <w:r>
        <w:rPr>
          <w:rFonts w:ascii="Times New Roman" w:cs="Times New Roman" w:eastAsia="Times New Roman" w:hAnsi="Times New Roman"/>
          <w:sz w:val="24"/>
          <w:szCs w:val="24"/>
        </w:rPr>
        <w:t xml:space="preserve">To quantify feature-selection leakage, we compared model performance under two feature-selection conditions: (i) unsupervised variance-based selection of the top 500 genes, computed independently within each training fold, and (ii) supervised F-score (ANOVA) selection of the top 500 genes, computed on the full dataset prior to splitting — a leakage-inducing but not uncommon practice in the applied literature. Logistic regression, random forest, and support vector machine (RBF kernel) classifiers were evaluated under both conditions across 30 repeated random splits per model and time threshold. To test whether this pattern was specific to ovarian cancer, the identical ablation pipeline was applied, without modification, to two additional TCGA PanCancer Atlas 2018 cohorts: lung adenocarcinoma (LUAD) and colorectal adenocarcinoma (COADREAD, platinum defined as oxaliplatin-containing FOLFOX regimens).</w:t>
      </w:r>
    </w:p>
    <w:p>
      <w:pPr>
        <w:pStyle w:val="Heading2"/>
        <w:spacing w:after="150" w:before="300"/>
      </w:pPr>
      <w:r>
        <w:rPr>
          <w:rFonts w:ascii="Times New Roman" w:cs="Times New Roman" w:eastAsia="Times New Roman" w:hAnsi="Times New Roman"/>
          <w:b/>
          <w:bCs/>
          <w:sz w:val="26"/>
          <w:szCs w:val="26"/>
        </w:rPr>
        <w:t xml:space="preserve">Label construct validity</w:t>
      </w:r>
    </w:p>
    <w:p>
      <w:pPr>
        <w:spacing w:after="200" w:line="360"/>
        <w:jc w:val="both"/>
      </w:pPr>
      <w:r>
        <w:rPr>
          <w:rFonts w:ascii="Times New Roman" w:cs="Times New Roman" w:eastAsia="Times New Roman" w:hAnsi="Times New Roman"/>
          <w:sz w:val="24"/>
          <w:szCs w:val="24"/>
        </w:rPr>
        <w:t xml:space="preserve">We compared the directly annotated clinical variable PRIMARY_THERAPY_OUTCOME_SUCCESS against an overall-survival (OS) threshold proxy label (alive/censored beyond threshold = responder) at each of the three time thresholds. Proxy-label recall was evaluated specifically against the subset of patients with a confirmed Progressive Disease annotation, the clearest available ground truth for non-response.</w:t>
      </w:r>
    </w:p>
    <w:p>
      <w:pPr>
        <w:pStyle w:val="Heading2"/>
        <w:spacing w:after="150" w:before="300"/>
      </w:pPr>
      <w:r>
        <w:rPr>
          <w:rFonts w:ascii="Times New Roman" w:cs="Times New Roman" w:eastAsia="Times New Roman" w:hAnsi="Times New Roman"/>
          <w:b/>
          <w:bCs/>
          <w:sz w:val="26"/>
          <w:szCs w:val="26"/>
        </w:rPr>
        <w:t xml:space="preserve">External validation</w:t>
      </w:r>
    </w:p>
    <w:p>
      <w:pPr>
        <w:spacing w:after="200" w:line="360"/>
        <w:jc w:val="both"/>
      </w:pPr>
      <w:r>
        <w:rPr>
          <w:rFonts w:ascii="Times New Roman" w:cs="Times New Roman" w:eastAsia="Times New Roman" w:hAnsi="Times New Roman"/>
          <w:sz w:val="24"/>
          <w:szCs w:val="24"/>
        </w:rPr>
        <w:t xml:space="preserve">Independent validation used GSE63885 [11], a microarray cohort (Affymetrix HG-U133 Plus 2.0, GPL570) of 101 ovarian cancer patients with clinical response (CR/PR vs. SD/PD) and disease-free-survival(DFS)-threshold labels. Probes were mapped to gene symbols, and platform harmonization with TCGA RNA-seq was performed via ComBat batch correction (sva package [17]) treating platform as the batch variable. Classifiers trained on TCGA data were applied directly to the harmonized GEO expression matrix. To distinguish feature-selection from platform-level explanations for any validation failure, we additionally compared the variance of TCGA's selected genes to the variance of all genes within the GEO dataset itself, and computed the post-ComBat Pearson correlation between platform-matched samples.</w:t>
      </w:r>
      <w:ins w:id="2504" w:author="Cowork-audit" w:date="2026-08-20T00:00:00Z">
        <w:r>
          <w:rPr>
            <w:rFonts w:ascii="Times New Roman" w:cs="Times New Roman" w:eastAsia="Times New Roman" w:hAnsi="Times New Roman"/>
            <w:sz w:val="24"/>
            <w:szCs w:val="24"/>
          </w:rPr>
          <w:t xml:space="preserve"> [COWORK: AUTHOR DECISION - the variance comparison described here yields 3.70x, not the ~1.00 reported in Results; see validation/outputs/combat_diagnostics.csv. Methods text and Results claim must be reconciled - author + Lockhart decision.]</w:t>
        </w:r>
      </w:ins>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sz w:val="26"/>
          <w:szCs w:val="26"/>
        </w:rPr>
        <w:t xml:space="preserve">Cox proportional hazards modeling</w:t>
      </w:r>
    </w:p>
    <w:p>
      <w:pPr>
        <w:spacing w:after="200" w:line="360"/>
        <w:jc w:val="both"/>
      </w:pPr>
      <w:r>
        <w:rPr>
          <w:rFonts w:ascii="Times New Roman" w:cs="Times New Roman" w:eastAsia="Times New Roman" w:hAnsi="Times New Roman"/>
          <w:sz w:val="24"/>
          <w:szCs w:val="24"/>
        </w:rPr>
        <w:t xml:space="preserve">Survival was modeled using coxph() (R survival package) as Surv(OS_MONTHS, OS_STATUS) ~ log1p(TMB_NONSYNONYMOUS) + ANEUPLOIDY_SCORE, using the complete-case n=432 cohort. The proportional hazards (PH) assumption was tested via Schoenfeld residuals. Patients were stratified into risk tertiles using the model's linear predictor, and separation was assessed via Kaplan–Meier curves and the log-rank test.</w:t>
      </w:r>
    </w:p>
    <w:p>
      <w:pPr>
        <w:pStyle w:val="Heading2"/>
        <w:spacing w:after="150" w:before="300"/>
      </w:pPr>
      <w:r>
        <w:rPr>
          <w:rFonts w:ascii="Times New Roman" w:cs="Times New Roman" w:eastAsia="Times New Roman" w:hAnsi="Times New Roman"/>
          <w:b/>
          <w:bCs/>
          <w:sz w:val="26"/>
          <w:szCs w:val="26"/>
        </w:rPr>
        <w:t xml:space="preserve">Tumor purity correction</w:t>
      </w:r>
    </w:p>
    <w:p>
      <w:pPr>
        <w:spacing w:after="200" w:line="360"/>
        <w:jc w:val="both"/>
      </w:pPr>
      <w:r>
        <w:rPr>
          <w:rFonts w:ascii="Times New Roman" w:cs="Times New Roman" w:eastAsia="Times New Roman" w:hAnsi="Times New Roman"/>
          <w:sz w:val="24"/>
          <w:szCs w:val="24"/>
        </w:rPr>
        <w:t xml:space="preserve">Tumor purity was estimated using the ESTIMATE algorithm [28] on the 235-patient subset of the platinum-treated cohort with available RNA-seq data. Purity was added as an additional Cox covariate to test for confounding of the baseline model. To test whether purity confounded downstream feature-importance results, gene expression was residualized against ESTIMATE-derived tumor purity via ordinary least squares prior to re-computing the variance-based gene filter and re-running pathway enrichment (below), using an otherwise identical methodology to the uncorrected analysis.</w:t>
      </w:r>
    </w:p>
    <w:p>
      <w:pPr>
        <w:pStyle w:val="Heading2"/>
        <w:spacing w:after="150" w:before="300"/>
      </w:pPr>
      <w:r>
        <w:rPr>
          <w:rFonts w:ascii="Times New Roman" w:cs="Times New Roman" w:eastAsia="Times New Roman" w:hAnsi="Times New Roman"/>
          <w:b/>
          <w:bCs/>
          <w:sz w:val="26"/>
          <w:szCs w:val="26"/>
        </w:rPr>
        <w:t xml:space="preserve">Random forest feature importance and pathway enrichment</w:t>
      </w:r>
    </w:p>
    <w:p>
      <w:pPr>
        <w:spacing w:after="200" w:line="360"/>
        <w:jc w:val="both"/>
      </w:pPr>
      <w:r>
        <w:rPr>
          <w:rFonts w:ascii="Times New Roman" w:cs="Times New Roman" w:eastAsia="Times New Roman" w:hAnsi="Times New Roman"/>
          <w:sz w:val="24"/>
          <w:szCs w:val="24"/>
        </w:rPr>
        <w:t xml:space="preserve">Random forest classifiers (300 trees, class_weight=“balanced”) were trained on the top 500 variance-filtered genes, computed on training data only and independently for each of the three time thresholds. Three feature-importance methods were compared: mean decrease in impurity (MDI, the default scikit-learn RandomForestClassifier importance), permutation importance, and SHAP (TreeExplainer, mean absolute SHAP value on held-out data) [29]. An initial single-split comparison of these three methods showed near-zero correlation; because MDI reflects the full training fit while permutation and SHAP were computed on one small held-out fold in that comparison, this was judged to be an unfair comparison rather than genuine methodological disagreement. All three methods were therefore recomputed under a fair, cross-validated design — repeated stratified k-fold cross-validation (5 folds × 5 repeats = 25 evaluations), with all three methods computed identically within each fold and the variance-based gene filter recomputed on training data only, per fold and per threshold. Gene-importance rankings were averaged across the 18- and 24-month threshold models; the 12-month threshold model was excluded from this averaging after confirming, across 25 cross-validation folds, that its discriminative performance was chronically unstable (mean AUC 0.475, SD 0.198, range 0.075–0.976) and consistent with near-chance performance, a consequence of its small number of events (n=11). Pathway enrichment of the resulting gene-importance rankings was performed via the Enrichr API against the KEGG_2021_Human, Reactome_2022, GO_Biological_Process_2023, and MSigDB_Hallmark_2020 libraries, at gene-list sizes of 50, 100, 200, and 500, using Benjamini–Hochberg adjusted p-values. A gene-list size of 200 was adopted as the standard reporting cutoff, being the smallest list size at which all enrichment themes discussed below reached statistical significance under the SHAP-based ranking.</w:t>
      </w:r>
    </w:p>
    <w:p>
      <w:pPr>
        <w:pStyle w:val="Heading2"/>
        <w:spacing w:after="150" w:before="300"/>
      </w:pPr>
      <w:r>
        <w:rPr>
          <w:rFonts w:ascii="Times New Roman" w:cs="Times New Roman" w:eastAsia="Times New Roman" w:hAnsi="Times New Roman"/>
          <w:b/>
          <w:bCs/>
          <w:sz w:val="26"/>
          <w:szCs w:val="26"/>
        </w:rPr>
        <w:t xml:space="preserve">Homologous recombination deficiency and BRCA1/2 status</w:t>
      </w:r>
    </w:p>
    <w:p>
      <w:pPr>
        <w:spacing w:after="200" w:line="360"/>
        <w:jc w:val="both"/>
      </w:pPr>
      <w:r>
        <w:rPr>
          <w:rFonts w:ascii="Times New Roman" w:cs="Times New Roman" w:eastAsia="Times New Roman" w:hAnsi="Times New Roman"/>
          <w:sz w:val="24"/>
          <w:szCs w:val="24"/>
        </w:rPr>
        <w:t xml:space="preserve">Somatic BRCA1/2 mutation status was extracted from the TCGA-OV mutation annotation file (MAF), retaining non-silent variants. This was added as an additional Cox covariate (BRCA_any_mutated) to the baseline survival model. The top-500 variance-filtered gene list was separately cross-referenced against a curated panel of homologous-recombination-repair (HRR) genes [20]. A genomic scar score (combining loss-of-heterozygosity, telomeric allelic imbalance, and large-scale state transition metrics, as computed by tools such as scarHRD) was assessed for feasibility using the available copy-number segmentation data; the rationale for not computing this score is given in the Discussion.</w:t>
      </w:r>
    </w:p>
    <w:p>
      <w:pPr>
        <w:pStyle w:val="Heading2"/>
        <w:spacing w:after="150" w:before="300"/>
      </w:pPr>
      <w:r>
        <w:rPr>
          <w:rFonts w:ascii="Times New Roman" w:cs="Times New Roman" w:eastAsia="Times New Roman" w:hAnsi="Times New Roman"/>
          <w:b/>
          <w:bCs/>
          <w:sz w:val="26"/>
          <w:szCs w:val="26"/>
        </w:rPr>
        <w:t xml:space="preserve">Expression-augmented Cox model</w:t>
      </w:r>
    </w:p>
    <w:p>
      <w:pPr>
        <w:spacing w:after="200" w:line="360"/>
        <w:jc w:val="both"/>
      </w:pPr>
      <w:r>
        <w:rPr>
          <w:rFonts w:ascii="Times New Roman" w:cs="Times New Roman" w:eastAsia="Times New Roman" w:hAnsi="Times New Roman"/>
          <w:sz w:val="24"/>
          <w:szCs w:val="24"/>
        </w:rPr>
        <w:t xml:space="preserve">To test whether gene expression improves prognostic power beyond the established genomic covariates, we fit elastic-net-penalized Cox regression models (glmnet, family=“cox”) [30] using the top-200 SHAP-ranked genes as candidate covariates. TMB, Aneuploidy Score, and (in a secondary cohort) BRCA1/2 status were forced into the model as unpenalized covariates (penalty.factor=0), while candidate genes were subject to elastic-net penalization and selection (penalty.factor=1). Two overlapping cohorts were analyzed: a primary cohort (n=235, all patients with RNA-seq data) using TMB and Aneuploidy Score as forced covariates, and a smaller cohort (n=163, patients with RNA-seq and BRCA1/2 status both available) additionally forcing in BRCA status. Model evaluation used nested cross-validation: an outer loop of 25 evaluations (5-fold × 5 repeats, stratified by event status) for unbiased performance estimation, with an inner grid search over the elastic-net mixing parameter α (0 to 1 in steps of 0.1) combined with glmnet's internal cross-validation for the regularization parameter λ, at each outer fold. Gene expression covariates were standardized using training-fold statistics only, applied to the corresponding held-out test fold. Performance was evaluated at both the λ value minimizing cross-validated deviance (λ.min) and the more conservative one-standard-error rule (λ.1se), using Harrell's concordance index (C-index). Because outer folds within a repeat are not independent, we additionally computed repeat-level (n=5) paired significance tests (paired t-test and Wilcoxon signed-rank test) comparing the augmented and baseline models.</w:t>
      </w:r>
    </w:p>
    <w:p>
      <w:pPr>
        <w:pStyle w:val="Heading2"/>
        <w:spacing w:after="150" w:before="300"/>
      </w:pPr>
      <w:r>
        <w:rPr>
          <w:rFonts w:ascii="Times New Roman" w:cs="Times New Roman" w:eastAsia="Times New Roman" w:hAnsi="Times New Roman"/>
          <w:b/>
          <w:bCs/>
          <w:sz w:val="26"/>
          <w:szCs w:val="26"/>
        </w:rPr>
        <w:t xml:space="preserve">Statistical software and availability</w:t>
      </w:r>
    </w:p>
    <w:p>
      <w:pPr>
        <w:spacing w:after="200" w:line="360"/>
        <w:jc w:val="both"/>
      </w:pPr>
      <w:r>
        <w:rPr>
          <w:rFonts w:ascii="Times New Roman" w:cs="Times New Roman" w:eastAsia="Times New Roman" w:hAnsi="Times New Roman"/>
          <w:sz w:val="24"/>
          <w:szCs w:val="24"/>
        </w:rPr>
        <w:t xml:space="preserve">Analyses were performed in R (survival, glmnet, estimate packages) and Python (scikit-learn, shap). The complete analysis pipeline is available at https://github.com/AaronC-bioinfo/ovarian-cancer-platinum-response, archived at Zenodo (DOI: 10.5281/zenodo.20802753); a software description has been submitted to the Journal of Open Source Software.</w:t>
      </w:r>
    </w:p>
    <w:p>
      <w:r>
        <w:br w:type="page"/>
      </w:r>
    </w:p>
    <w:p>
      <w:pPr>
        <w:pStyle w:val="Heading1"/>
        <w:spacing w:after="200" w:before="400"/>
      </w:pPr>
      <w:r>
        <w:rPr>
          <w:rFonts w:ascii="Times New Roman" w:cs="Times New Roman" w:eastAsia="Times New Roman" w:hAnsi="Times New Roman"/>
          <w:b/>
          <w:bCs/>
          <w:sz w:val="30"/>
          <w:szCs w:val="30"/>
        </w:rPr>
        <w:t xml:space="preserve">Results</w:t>
      </w:r>
    </w:p>
    <w:p>
      <w:pPr>
        <w:pStyle w:val="Heading2"/>
        <w:spacing w:after="150" w:before="300"/>
      </w:pPr>
      <w:r>
        <w:rPr>
          <w:rFonts w:ascii="Times New Roman" w:cs="Times New Roman" w:eastAsia="Times New Roman" w:hAnsi="Times New Roman"/>
          <w:b/>
          <w:bCs/>
          <w:sz w:val="26"/>
          <w:szCs w:val="26"/>
        </w:rPr>
        <w:t xml:space="preserve">Feature-selection leakage substantially inflates reported classification performance, and is not specific to ovarian cancer</w:t>
      </w:r>
    </w:p>
    <w:p>
      <w:pPr>
        <w:spacing w:after="200" w:line="360"/>
        <w:jc w:val="both"/>
      </w:pPr>
      <w:r>
        <w:rPr>
          <w:rFonts w:ascii="Times New Roman" w:cs="Times New Roman" w:eastAsia="Times New Roman" w:hAnsi="Times New Roman"/>
          <w:sz w:val="24"/>
          <w:szCs w:val="24"/>
        </w:rPr>
        <w:t xml:space="preserve">Unsupervised, leakage-free variance-based gene selection produced a mean AUC inflation of only +0.011 relative to the correct (train-only) implementation, consistent with a clean pipeline. In contrast, supervised F-score selection performed prior to train/test splitting inflated mean AUC by +0.223, reaching +0.552 for the support vector machine classifier at the 12-month threshold; 7 of 9 model-by-threshold combinations were significant at p&lt;0.0001 across 30 repeated random splits. This magnitude of leakage-driven inflation, consistent with prior reports of feature-selection leakage in high-dimensional genomic data more broadly [13,14], is sufficient on its own to account for a large fraction of the gap between our leakage-free AUCs (Table 2) and the substantially higher AUCs (0.926–0.971) reported by comparable published classifiers on this same dataset [1].</w:t>
      </w:r>
    </w:p>
    <w:p>
      <w:pPr>
        <w:spacing w:after="200" w:line="360"/>
        <w:jc w:val="both"/>
      </w:pPr>
      <w:r>
        <w:rPr>
          <w:rFonts w:ascii="Times New Roman" w:cs="Times New Roman" w:eastAsia="Times New Roman" w:hAnsi="Times New Roman"/>
          <w:sz w:val="24"/>
          <w:szCs w:val="24"/>
        </w:rPr>
        <w:t xml:space="preserve">Repeating the identical ablation pipeline in two additional TCGA cancer types confirmed this is not an ovarian-cancer-specific artifact (Table 1): both lung adenocarcinoma and colorectal cancer showed supervised-selection inflation of comparable or greater magnitude (+0.320 and +0.330, respectively), while unsupervised selection remained close to zero in both (+0.004 and +0.018). We interpret this as evidence of a systematic, field-wide methodological issue in cancer genomics machine learning rather than a limitation specific to the present dataset.</w:t>
      </w:r>
    </w:p>
    <w:p>
      <w:pPr>
        <w:spacing w:after="100" w:before="100"/>
      </w:pPr>
      <w:r>
        <w:rPr>
          <w:rFonts w:ascii="Times New Roman" w:cs="Times New Roman" w:eastAsia="Times New Roman" w:hAnsi="Times New Roman"/>
          <w:b/>
          <w:bCs/>
          <w:sz w:val="20"/>
          <w:szCs w:val="20"/>
        </w:rPr>
        <w:t xml:space="preserve">Table 1. Feature-selection leakage replicates across three independent TCGA cancer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c>
          <w:tcPr>
            <w:tcW w:type="dxa" w:w="2600"/>
            <w:shd w:fill="D9D9D9" w:val="clear"/>
            <w:vAlign w:val="center"/>
          </w:tcPr>
          <w:p>
            <w:pPr>
              <w:jc w:val="center"/>
            </w:pPr>
            <w:r>
              <w:rPr>
                <w:rFonts w:ascii="Times New Roman" w:cs="Times New Roman" w:eastAsia="Times New Roman" w:hAnsi="Times New Roman"/>
                <w:b/>
                <w:bCs/>
                <w:sz w:val="20"/>
                <w:szCs w:val="20"/>
              </w:rPr>
              <w:t xml:space="preserve">Cancer type</w:t>
            </w:r>
          </w:p>
        </w:tc>
        <w:tc>
          <w:tcPr>
            <w:tcW w:type="dxa" w:w="2200"/>
            <w:shd w:fill="D9D9D9" w:val="clear"/>
            <w:vAlign w:val="center"/>
          </w:tcPr>
          <w:p>
            <w:pPr>
              <w:jc w:val="center"/>
            </w:pPr>
            <w:r>
              <w:rPr>
                <w:rFonts w:ascii="Times New Roman" w:cs="Times New Roman" w:eastAsia="Times New Roman" w:hAnsi="Times New Roman"/>
                <w:b/>
                <w:bCs/>
                <w:sz w:val="20"/>
                <w:szCs w:val="20"/>
              </w:rPr>
              <w:t xml:space="preserve">Supervised selection, mean AUC inflation</w:t>
            </w:r>
          </w:p>
        </w:tc>
        <w:tc>
          <w:tcPr>
            <w:tcW w:type="dxa" w:w="2200"/>
            <w:shd w:fill="D9D9D9" w:val="clear"/>
            <w:vAlign w:val="center"/>
          </w:tcPr>
          <w:p>
            <w:pPr>
              <w:jc w:val="center"/>
            </w:pPr>
            <w:r>
              <w:rPr>
                <w:rFonts w:ascii="Times New Roman" w:cs="Times New Roman" w:eastAsia="Times New Roman" w:hAnsi="Times New Roman"/>
                <w:b/>
                <w:bCs/>
                <w:sz w:val="20"/>
                <w:szCs w:val="20"/>
              </w:rPr>
              <w:t xml:space="preserve">Unsupervised selection, mean AUC inflation</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Worst-case inflation</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Ovarian (HGSOC)</w:t>
            </w:r>
          </w:p>
        </w:tc>
        <w:tc>
          <w:tcPr>
            <w:tcW w:type="dxa" w:w="2200"/>
            <w:vAlign w:val="center"/>
          </w:tcPr>
          <w:p>
            <w:pPr>
              <w:jc w:val="center"/>
            </w:pPr>
            <w:r>
              <w:rPr>
                <w:rFonts w:ascii="Times New Roman" w:cs="Times New Roman" w:eastAsia="Times New Roman" w:hAnsi="Times New Roman"/>
                <w:b w:val="false"/>
                <w:bCs w:val="false"/>
                <w:sz w:val="20"/>
                <w:szCs w:val="20"/>
              </w:rPr>
              <w:t xml:space="preserve">+0.223</w:t>
            </w:r>
          </w:p>
        </w:tc>
        <w:tc>
          <w:tcPr>
            <w:tcW w:type="dxa" w:w="2200"/>
            <w:vAlign w:val="center"/>
          </w:tcPr>
          <w:p>
            <w:pPr>
              <w:jc w:val="center"/>
            </w:pPr>
            <w:r>
              <w:rPr>
                <w:rFonts w:ascii="Times New Roman" w:cs="Times New Roman" w:eastAsia="Times New Roman" w:hAnsi="Times New Roman"/>
                <w:b w:val="false"/>
                <w:bCs w:val="false"/>
                <w:sz w:val="20"/>
                <w:szCs w:val="20"/>
              </w:rPr>
              <w:t xml:space="preserve">+0.011</w:t>
            </w:r>
          </w:p>
        </w:tc>
        <w:tc>
          <w:tcPr>
            <w:tcW w:type="dxa" w:w="2000"/>
            <w:vAlign w:val="center"/>
          </w:tcPr>
          <w:p>
            <w:pPr>
              <w:jc w:val="center"/>
            </w:pPr>
            <w:r>
              <w:rPr>
                <w:rFonts w:ascii="Times New Roman" w:cs="Times New Roman" w:eastAsia="Times New Roman" w:hAnsi="Times New Roman"/>
                <w:b w:val="false"/>
                <w:bCs w:val="false"/>
                <w:sz w:val="20"/>
                <w:szCs w:val="20"/>
              </w:rPr>
              <w:t xml:space="preserve">SVM +0.552 @ 12m</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Lung adenocarcinoma (LUAD)</w:t>
            </w:r>
          </w:p>
        </w:tc>
        <w:tc>
          <w:tcPr>
            <w:tcW w:type="dxa" w:w="2200"/>
            <w:vAlign w:val="center"/>
          </w:tcPr>
          <w:p>
            <w:pPr>
              <w:jc w:val="center"/>
            </w:pPr>
            <w:r>
              <w:rPr>
                <w:rFonts w:ascii="Times New Roman" w:cs="Times New Roman" w:eastAsia="Times New Roman" w:hAnsi="Times New Roman"/>
                <w:b w:val="false"/>
                <w:bCs w:val="false"/>
                <w:sz w:val="20"/>
                <w:szCs w:val="20"/>
              </w:rPr>
              <w:t xml:space="preserve">+0.320</w:t>
            </w:r>
          </w:p>
        </w:tc>
        <w:tc>
          <w:tcPr>
            <w:tcW w:type="dxa" w:w="2200"/>
            <w:vAlign w:val="center"/>
          </w:tcPr>
          <w:p>
            <w:pPr>
              <w:jc w:val="center"/>
            </w:pPr>
            <w:r>
              <w:rPr>
                <w:rFonts w:ascii="Times New Roman" w:cs="Times New Roman" w:eastAsia="Times New Roman" w:hAnsi="Times New Roman"/>
                <w:b w:val="false"/>
                <w:bCs w:val="false"/>
                <w:sz w:val="20"/>
                <w:szCs w:val="20"/>
              </w:rPr>
              <w:t xml:space="preserve">+0.004</w:t>
            </w:r>
          </w:p>
        </w:tc>
        <w:tc>
          <w:tcPr>
            <w:tcW w:type="dxa" w:w="2000"/>
            <w:vAlign w:val="center"/>
          </w:tcPr>
          <w:p>
            <w:pPr>
              <w:jc w:val="center"/>
            </w:pPr>
            <w:r>
              <w:rPr>
                <w:rFonts w:ascii="Times New Roman" w:cs="Times New Roman" w:eastAsia="Times New Roman" w:hAnsi="Times New Roman"/>
                <w:b w:val="false"/>
                <w:bCs w:val="false"/>
                <w:sz w:val="20"/>
                <w:szCs w:val="20"/>
              </w:rPr>
              <w:t xml:space="preserve">SVM +0.449 @ 12m</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Colorectal (COADREAD)</w:t>
            </w:r>
          </w:p>
        </w:tc>
        <w:tc>
          <w:tcPr>
            <w:tcW w:type="dxa" w:w="2200"/>
            <w:vAlign w:val="center"/>
          </w:tcPr>
          <w:p>
            <w:pPr>
              <w:jc w:val="center"/>
            </w:pPr>
            <w:r>
              <w:rPr>
                <w:rFonts w:ascii="Times New Roman" w:cs="Times New Roman" w:eastAsia="Times New Roman" w:hAnsi="Times New Roman"/>
                <w:b w:val="false"/>
                <w:bCs w:val="false"/>
                <w:sz w:val="20"/>
                <w:szCs w:val="20"/>
              </w:rPr>
              <w:t xml:space="preserve">+0.330</w:t>
            </w:r>
          </w:p>
        </w:tc>
        <w:tc>
          <w:tcPr>
            <w:tcW w:type="dxa" w:w="2200"/>
            <w:vAlign w:val="center"/>
          </w:tcPr>
          <w:p>
            <w:pPr>
              <w:jc w:val="center"/>
            </w:pPr>
            <w:r>
              <w:rPr>
                <w:rFonts w:ascii="Times New Roman" w:cs="Times New Roman" w:eastAsia="Times New Roman" w:hAnsi="Times New Roman"/>
                <w:b w:val="false"/>
                <w:bCs w:val="false"/>
                <w:sz w:val="20"/>
                <w:szCs w:val="20"/>
              </w:rPr>
              <w:t xml:space="preserve">+0.018</w:t>
            </w:r>
          </w:p>
        </w:tc>
        <w:tc>
          <w:tcPr>
            <w:tcW w:type="dxa" w:w="2000"/>
            <w:vAlign w:val="center"/>
          </w:tcPr>
          <w:p>
            <w:pPr>
              <w:jc w:val="center"/>
            </w:pPr>
            <w:r>
              <w:rPr>
                <w:rFonts w:ascii="Times New Roman" w:cs="Times New Roman" w:eastAsia="Times New Roman" w:hAnsi="Times New Roman"/>
                <w:b w:val="false"/>
                <w:bCs w:val="false"/>
                <w:sz w:val="20"/>
                <w:szCs w:val="20"/>
              </w:rPr>
              <w:t xml:space="preserve">SVM +0.418 @ 24m</w:t>
            </w:r>
          </w:p>
        </w:tc>
      </w:tr>
    </w:tbl>
    <w:p>
      <w:pPr>
        <w:pStyle w:val="Heading2"/>
        <w:spacing w:after="150" w:before="300"/>
      </w:pPr>
      <w:r>
        <w:rPr>
          <w:rFonts w:ascii="Times New Roman" w:cs="Times New Roman" w:eastAsia="Times New Roman" w:hAnsi="Times New Roman"/>
          <w:b/>
          <w:bCs/>
          <w:sz w:val="26"/>
          <w:szCs w:val="26"/>
        </w:rPr>
        <w:t xml:space="preserve">Overall-survival-threshold labels do not recover confirmed non-responders</w:t>
      </w:r>
    </w:p>
    <w:p>
      <w:pPr>
        <w:spacing w:after="200" w:line="360"/>
        <w:jc w:val="both"/>
      </w:pPr>
      <w:r>
        <w:rPr>
          <w:rFonts w:ascii="Times New Roman" w:cs="Times New Roman" w:eastAsia="Times New Roman" w:hAnsi="Times New Roman"/>
          <w:sz w:val="24"/>
          <w:szCs w:val="24"/>
        </w:rPr>
        <w:t xml:space="preserve">The directly annotated clinical response variable, PRIMARY_THERAPY_OUTCOME_SUCCESS, was 89% missing within the platinum-treated cohort, leaving only 7 patients with a confirmed Progressive Disease annotation. Against this small but unambiguous ground truth, the overall-survival-threshold proxy label — the label used for all classification analyses in this and comparable studies — achieved 0/5 recall (95% CI: 0.000–0.522) on confirmed non-responders with adequate follow-up data. This indicates that OS-threshold labels predominantly capture overall mortality trajectory rather than drug-specific response, a distinct clinical construct, and that classifiers trained on this label should not be interpreted as models of platinum sensitivity per se.</w:t>
      </w:r>
    </w:p>
    <w:p>
      <w:pPr>
        <w:pStyle w:val="Heading2"/>
        <w:spacing w:after="150" w:before="300"/>
      </w:pPr>
      <w:r>
        <w:rPr>
          <w:rFonts w:ascii="Times New Roman" w:cs="Times New Roman" w:eastAsia="Times New Roman" w:hAnsi="Times New Roman"/>
          <w:b/>
          <w:bCs/>
          <w:sz w:val="26"/>
          <w:szCs w:val="26"/>
        </w:rPr>
        <w:t xml:space="preserve">Classifiers trained on TCGA RNA-seq fail to generalize across platforms, for mechanistic rather than modeling reasons</w:t>
      </w:r>
    </w:p>
    <w:p>
      <w:pPr>
        <w:spacing w:after="200" w:line="360"/>
        <w:jc w:val="both"/>
      </w:pPr>
      <w:r>
        <w:rPr>
          <w:rFonts w:ascii="Times New Roman" w:cs="Times New Roman" w:eastAsia="Times New Roman" w:hAnsi="Times New Roman"/>
          <w:sz w:val="24"/>
          <w:szCs w:val="24"/>
        </w:rPr>
        <w:t xml:space="preserve">All classifiers evaluated on the independent GSE63885 microarray cohort achieved near-chance AUC (≈ 0.5) on both the clinical-response and DFS-threshold label sets. We ruled out feature selection as the cause of this failure: the variance of TCGA's selected 500 genes within the GEO dataset was statistically indistinguishable from the variance of all genes in that dataset (ratio 1.00</w:t>
      </w:r>
      <w:ins w:id="1026" w:author="Cowork-audit" w:date="2026-07-20T00:00:00Z">
        <w:del w:id="2501" w:author="Cowork-audit" w:date="2026-08-20T00:00:00Z">
          <w:r>
            <w:rPr>
              <w:rFonts w:ascii="Times New Roman" w:cs="Times New Roman" w:eastAsia="Times New Roman" w:hAnsi="Times New Roman"/>
              <w:sz w:val="24"/>
              <w:szCs w:val="24"/>
            </w:rPr>
            <w:delText xml:space="preserve"> [COWORK: pending Windows re-run]</w:delText>
          </w:r>
        </w:del>
      </w:ins>
      <w:ins w:id="2502" w:author="Cowork-audit" w:date="2026-08-20T00:00:00Z">
        <w:r>
          <w:rPr>
            <w:rFonts w:ascii="Times New Roman" w:cs="Times New Roman" w:eastAsia="Times New Roman" w:hAnsi="Times New Roman"/>
            <w:sz w:val="24"/>
            <w:szCs w:val="24"/>
          </w:rPr>
          <w:t xml:space="preserve"> [COWORK: AUTHOR DECISION - computed value is 3.70x (validation/outputs/combat_diagnostics.csv, geo_variance_ratio_tcga_top500_vs_all = 3.7039); the ~1.00 figure had no code behind it and must be re-argued or removed - author + Lockhart decision. NOT resolved by Cowork.]</w:t>
        </w:r>
      </w:ins>
      <w:r>
        <w:rPr>
          <w:rFonts w:ascii="Times New Roman" w:cs="Times New Roman" w:eastAsia="Times New Roman" w:hAnsi="Times New Roman"/>
          <w:sz w:val="24"/>
          <w:szCs w:val="24"/>
        </w:rPr>
        <w:t xml:space="preserve">). Instead, the post-ComBat Pearson correlation between the two platforms was effectively zero (r = </w:t>
      </w:r>
      <w:del w:id="2016" w:author="Cowork-audit" w:date="2026-08-20T00:00:00Z">
        <w:r>
          <w:rPr>
            <w:rFonts w:ascii="Times New Roman" w:cs="Times New Roman" w:eastAsia="Times New Roman" w:hAnsi="Times New Roman"/>
            <w:sz w:val="24"/>
            <w:szCs w:val="24"/>
          </w:rPr>
          <w:delText xml:space="preserve">−0.005</w:delText>
        </w:r>
      </w:del>
      <w:ins w:id="2017" w:author="Cowork-audit" w:date="2026-08-20T00:00:00Z">
        <w:r>
          <w:rPr>
            <w:rFonts w:ascii="Times New Roman" w:cs="Times New Roman" w:eastAsia="Times New Roman" w:hAnsi="Times New Roman"/>
            <w:sz w:val="24"/>
            <w:szCs w:val="24"/>
          </w:rPr>
          <w:t xml:space="preserve">−0.007</w:t>
        </w:r>
      </w:ins>
      <w:ins w:id="1029" w:author="Cowork-audit" w:date="2026-07-20T00:00:00Z">
        <w:del w:id="2018" w:author="Cowork-audit" w:date="2026-08-20T00:00:00Z">
          <w:r>
            <w:rPr>
              <w:rFonts w:ascii="Times New Roman" w:cs="Times New Roman" w:eastAsia="Times New Roman" w:hAnsi="Times New Roman"/>
              <w:sz w:val="24"/>
              <w:szCs w:val="24"/>
            </w:rPr>
            <w:delText xml:space="preserve"> [COWORK: pending Windows re-run]</w:delText>
          </w:r>
        </w:del>
      </w:ins>
      <w:r>
        <w:rPr>
          <w:rFonts w:ascii="Times New Roman" w:cs="Times New Roman" w:eastAsia="Times New Roman" w:hAnsi="Times New Roman"/>
          <w:sz w:val="24"/>
          <w:szCs w:val="24"/>
        </w:rPr>
        <w:t xml:space="preserve">), indicating that RNA-seq (RSEM) and Affymetrix microarray (RMA) data have distributional characteristics sufficiently different that standard batch correction cannot bridge them. We consider this a mechanistic explanation for, rather than merely a demonstration of, cross-platform validation failure in this setting, and a caution against combining RNA-seq-trained models with microarray-based validation cohorts without more sophisticated harmonization.</w:t>
      </w:r>
    </w:p>
    <w:p>
      <w:pPr>
        <w:spacing w:after="100" w:before="100"/>
      </w:pPr>
      <w:r>
        <w:rPr>
          <w:rFonts w:ascii="Times New Roman" w:cs="Times New Roman" w:eastAsia="Times New Roman" w:hAnsi="Times New Roman"/>
          <w:b/>
          <w:bCs/>
          <w:sz w:val="20"/>
          <w:szCs w:val="20"/>
        </w:rPr>
        <w:t xml:space="preserve">Table 2. Leakage-free, label-honest classification performance (30 repeated correct splits, unsupervised variance selection).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c>
          <w:tcPr>
            <w:tcW w:type="dxa" w:w="2800"/>
            <w:shd w:fill="D9D9D9" w:val="clear"/>
            <w:vAlign w:val="center"/>
          </w:tcPr>
          <w:p>
            <w:pPr>
              <w:jc w:val="center"/>
            </w:pPr>
            <w:r>
              <w:rPr>
                <w:rFonts w:ascii="Times New Roman" w:cs="Times New Roman" w:eastAsia="Times New Roman" w:hAnsi="Times New Roman"/>
                <w:b/>
                <w:bCs/>
                <w:sz w:val="20"/>
                <w:szCs w:val="20"/>
              </w:rPr>
              <w:t xml:space="preserve">Model</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12-month AUC</w:t>
            </w:r>
          </w:p>
        </w:tc>
        <w:tc>
          <w:tcPr>
            <w:tcW w:type="dxa" w:w="2000"/>
            <w:shd w:fill="D9D9D9" w:val="clear"/>
            <w:vAlign w:val="center"/>
          </w:tcPr>
          <w:p>
            <w:pPr>
              <w:jc w:val="center"/>
            </w:pPr>
            <w:r>
              <w:rPr>
                <w:rFonts w:ascii="Times New Roman" w:cs="Times New Roman" w:eastAsia="Times New Roman" w:hAnsi="Times New Roman"/>
                <w:b/>
                <w:bCs/>
                <w:sz w:val="20"/>
                <w:szCs w:val="20"/>
              </w:rPr>
              <w:t xml:space="preserve">18-month AUC</w:t>
            </w:r>
          </w:p>
        </w:tc>
        <w:tc>
          <w:tcPr>
            <w:tcW w:type="dxa" w:w="2200"/>
            <w:shd w:fill="D9D9D9" w:val="clear"/>
            <w:vAlign w:val="center"/>
          </w:tcPr>
          <w:p>
            <w:pPr>
              <w:jc w:val="center"/>
            </w:pPr>
            <w:r>
              <w:rPr>
                <w:rFonts w:ascii="Times New Roman" w:cs="Times New Roman" w:eastAsia="Times New Roman" w:hAnsi="Times New Roman"/>
                <w:b/>
                <w:bCs/>
                <w:sz w:val="20"/>
                <w:szCs w:val="20"/>
              </w:rPr>
              <w:t xml:space="preserve">24-month AUC</w:t>
            </w:r>
          </w:p>
        </w:tc>
      </w:tr>
      <w:tr>
        <w:tc>
          <w:tcPr>
            <w:tcW w:type="dxa" w:w="2800"/>
            <w:vAlign w:val="center"/>
          </w:tcPr>
          <w:p>
            <w:pPr>
              <w:jc w:val="left"/>
            </w:pPr>
            <w:r>
              <w:rPr>
                <w:rFonts w:ascii="Times New Roman" w:cs="Times New Roman" w:eastAsia="Times New Roman" w:hAnsi="Times New Roman"/>
                <w:b w:val="false"/>
                <w:bCs w:val="false"/>
                <w:sz w:val="20"/>
                <w:szCs w:val="20"/>
              </w:rPr>
              <w:t xml:space="preserve">Logistic Regression</w:t>
            </w:r>
          </w:p>
        </w:tc>
        <w:tc>
          <w:tcPr>
            <w:tcW w:type="dxa" w:w="2000"/>
            <w:vAlign w:val="center"/>
          </w:tcPr>
          <w:p>
            <w:pPr>
              <w:jc w:val="center"/>
            </w:pPr>
            <w:del w:id="1001" w:author="Cowork-audit" w:date="2026-07-20T00:00:00Z">
              <w:r>
                <w:rPr>
                  <w:rFonts w:ascii="Times New Roman" w:cs="Times New Roman" w:eastAsia="Times New Roman" w:hAnsi="Times New Roman"/>
                  <w:b w:val="false"/>
                  <w:bCs w:val="false"/>
                  <w:sz w:val="20"/>
                  <w:szCs w:val="20"/>
                </w:rPr>
                <w:delText xml:space="preserve">0.542</w:delText>
              </w:r>
            </w:del>
            <w:ins w:id="1002" w:author="Cowork-audit" w:date="2026-07-20T00:00:00Z">
              <w:r>
                <w:rPr>
                  <w:rFonts w:ascii="Times New Roman" w:cs="Times New Roman" w:eastAsia="Times New Roman" w:hAnsi="Times New Roman"/>
                  <w:b w:val="false"/>
                  <w:bCs w:val="false"/>
                  <w:sz w:val="20"/>
                  <w:szCs w:val="20"/>
                </w:rPr>
                <w:t xml:space="preserve">0.457</w:t>
              </w:r>
            </w:ins>
          </w:p>
        </w:tc>
        <w:tc>
          <w:tcPr>
            <w:tcW w:type="dxa" w:w="2000"/>
            <w:vAlign w:val="center"/>
          </w:tcPr>
          <w:p>
            <w:pPr>
              <w:jc w:val="center"/>
            </w:pPr>
            <w:del w:id="1003" w:author="Cowork-audit" w:date="2026-07-20T00:00:00Z">
              <w:r>
                <w:rPr>
                  <w:rFonts w:ascii="Times New Roman" w:cs="Times New Roman" w:eastAsia="Times New Roman" w:hAnsi="Times New Roman"/>
                  <w:b w:val="false"/>
                  <w:bCs w:val="false"/>
                  <w:sz w:val="20"/>
                  <w:szCs w:val="20"/>
                </w:rPr>
                <w:delText xml:space="preserve">0.658</w:delText>
              </w:r>
            </w:del>
            <w:ins w:id="1004" w:author="Cowork-audit" w:date="2026-07-20T00:00:00Z">
              <w:r>
                <w:rPr>
                  <w:rFonts w:ascii="Times New Roman" w:cs="Times New Roman" w:eastAsia="Times New Roman" w:hAnsi="Times New Roman"/>
                  <w:b w:val="false"/>
                  <w:bCs w:val="false"/>
                  <w:sz w:val="20"/>
                  <w:szCs w:val="20"/>
                </w:rPr>
                <w:t xml:space="preserve">0.669</w:t>
              </w:r>
            </w:ins>
          </w:p>
        </w:tc>
        <w:tc>
          <w:tcPr>
            <w:tcW w:type="dxa" w:w="2200"/>
            <w:vAlign w:val="center"/>
          </w:tcPr>
          <w:p>
            <w:pPr>
              <w:jc w:val="center"/>
            </w:pPr>
            <w:del w:id="1005" w:author="Cowork-audit" w:date="2026-07-20T00:00:00Z">
              <w:r>
                <w:rPr>
                  <w:rFonts w:ascii="Times New Roman" w:cs="Times New Roman" w:eastAsia="Times New Roman" w:hAnsi="Times New Roman"/>
                  <w:b w:val="false"/>
                  <w:bCs w:val="false"/>
                  <w:sz w:val="20"/>
                  <w:szCs w:val="20"/>
                </w:rPr>
                <w:delText xml:space="preserve">0.712</w:delText>
              </w:r>
            </w:del>
            <w:ins w:id="1006" w:author="Cowork-audit" w:date="2026-07-20T00:00:00Z">
              <w:r>
                <w:rPr>
                  <w:rFonts w:ascii="Times New Roman" w:cs="Times New Roman" w:eastAsia="Times New Roman" w:hAnsi="Times New Roman"/>
                  <w:b w:val="false"/>
                  <w:bCs w:val="false"/>
                  <w:sz w:val="20"/>
                  <w:szCs w:val="20"/>
                </w:rPr>
                <w:t xml:space="preserve">0.678</w:t>
              </w:r>
            </w:ins>
          </w:p>
        </w:tc>
      </w:tr>
      <w:tr>
        <w:tc>
          <w:tcPr>
            <w:tcW w:type="dxa" w:w="2800"/>
            <w:vAlign w:val="center"/>
          </w:tcPr>
          <w:p>
            <w:pPr>
              <w:jc w:val="left"/>
            </w:pPr>
            <w:r>
              <w:rPr>
                <w:rFonts w:ascii="Times New Roman" w:cs="Times New Roman" w:eastAsia="Times New Roman" w:hAnsi="Times New Roman"/>
                <w:b w:val="false"/>
                <w:bCs w:val="false"/>
                <w:sz w:val="20"/>
                <w:szCs w:val="20"/>
              </w:rPr>
              <w:t xml:space="preserve">Random Forest</w:t>
            </w:r>
          </w:p>
        </w:tc>
        <w:tc>
          <w:tcPr>
            <w:tcW w:type="dxa" w:w="2000"/>
            <w:vAlign w:val="center"/>
          </w:tcPr>
          <w:p>
            <w:pPr>
              <w:jc w:val="center"/>
            </w:pPr>
            <w:del w:id="1007" w:author="Cowork-audit" w:date="2026-07-20T00:00:00Z">
              <w:r>
                <w:rPr>
                  <w:rFonts w:ascii="Times New Roman" w:cs="Times New Roman" w:eastAsia="Times New Roman" w:hAnsi="Times New Roman"/>
                  <w:b w:val="false"/>
                  <w:bCs w:val="false"/>
                  <w:sz w:val="20"/>
                  <w:szCs w:val="20"/>
                </w:rPr>
                <w:delText xml:space="preserve">0.411</w:delText>
              </w:r>
            </w:del>
            <w:ins w:id="1008" w:author="Cowork-audit" w:date="2026-07-20T00:00:00Z">
              <w:del w:id="2004" w:author="Cowork-audit" w:date="2026-08-20T00:00:00Z">
                <w:r>
                  <w:rPr>
                    <w:rFonts w:ascii="Times New Roman" w:cs="Times New Roman" w:eastAsia="Times New Roman" w:hAnsi="Times New Roman"/>
                    <w:b w:val="false"/>
                    <w:bCs w:val="false"/>
                    <w:sz w:val="20"/>
                    <w:szCs w:val="20"/>
                  </w:rPr>
                  <w:delText xml:space="preserve">[COWORK: pending re-run]</w:delText>
                </w:r>
              </w:del>
            </w:ins>
            <w:ins w:id="2005" w:author="Cowork-audit" w:date="2026-08-20T00:00:00Z">
              <w:r>
                <w:rPr>
                  <w:rFonts w:ascii="Times New Roman" w:cs="Times New Roman" w:eastAsia="Times New Roman" w:hAnsi="Times New Roman"/>
                  <w:b w:val="false"/>
                  <w:bCs w:val="false"/>
                  <w:sz w:val="20"/>
                  <w:szCs w:val="20"/>
                </w:rPr>
                <w:t xml:space="preserve">0.400</w:t>
              </w:r>
            </w:ins>
          </w:p>
        </w:tc>
        <w:tc>
          <w:tcPr>
            <w:tcW w:type="dxa" w:w="2000"/>
            <w:vAlign w:val="center"/>
          </w:tcPr>
          <w:p>
            <w:pPr>
              <w:jc w:val="center"/>
            </w:pPr>
            <w:del w:id="1009" w:author="Cowork-audit" w:date="2026-07-20T00:00:00Z">
              <w:r>
                <w:rPr>
                  <w:rFonts w:ascii="Times New Roman" w:cs="Times New Roman" w:eastAsia="Times New Roman" w:hAnsi="Times New Roman"/>
                  <w:b w:val="false"/>
                  <w:bCs w:val="false"/>
                  <w:sz w:val="20"/>
                  <w:szCs w:val="20"/>
                </w:rPr>
                <w:delText xml:space="preserve">0.609</w:delText>
              </w:r>
            </w:del>
            <w:ins w:id="1010" w:author="Cowork-audit" w:date="2026-07-20T00:00:00Z">
              <w:del w:id="2006" w:author="Cowork-audit" w:date="2026-08-20T00:00:00Z">
                <w:r>
                  <w:rPr>
                    <w:rFonts w:ascii="Times New Roman" w:cs="Times New Roman" w:eastAsia="Times New Roman" w:hAnsi="Times New Roman"/>
                    <w:b w:val="false"/>
                    <w:bCs w:val="false"/>
                    <w:sz w:val="20"/>
                    <w:szCs w:val="20"/>
                  </w:rPr>
                  <w:delText xml:space="preserve">[COWORK: pending re-run]</w:delText>
                </w:r>
              </w:del>
            </w:ins>
            <w:ins w:id="2007" w:author="Cowork-audit" w:date="2026-08-20T00:00:00Z">
              <w:r>
                <w:rPr>
                  <w:rFonts w:ascii="Times New Roman" w:cs="Times New Roman" w:eastAsia="Times New Roman" w:hAnsi="Times New Roman"/>
                  <w:b w:val="false"/>
                  <w:bCs w:val="false"/>
                  <w:sz w:val="20"/>
                  <w:szCs w:val="20"/>
                </w:rPr>
                <w:t xml:space="preserve">0.628</w:t>
              </w:r>
            </w:ins>
          </w:p>
        </w:tc>
        <w:tc>
          <w:tcPr>
            <w:tcW w:type="dxa" w:w="2200"/>
            <w:vAlign w:val="center"/>
          </w:tcPr>
          <w:p>
            <w:pPr>
              <w:jc w:val="center"/>
            </w:pPr>
            <w:del w:id="1011" w:author="Cowork-audit" w:date="2026-07-20T00:00:00Z">
              <w:r>
                <w:rPr>
                  <w:rFonts w:ascii="Times New Roman" w:cs="Times New Roman" w:eastAsia="Times New Roman" w:hAnsi="Times New Roman"/>
                  <w:b w:val="false"/>
                  <w:bCs w:val="false"/>
                  <w:sz w:val="20"/>
                  <w:szCs w:val="20"/>
                </w:rPr>
                <w:delText xml:space="preserve">0.709</w:delText>
              </w:r>
            </w:del>
            <w:ins w:id="1012" w:author="Cowork-audit" w:date="2026-07-20T00:00:00Z">
              <w:del w:id="2008" w:author="Cowork-audit" w:date="2026-08-20T00:00:00Z">
                <w:r>
                  <w:rPr>
                    <w:rFonts w:ascii="Times New Roman" w:cs="Times New Roman" w:eastAsia="Times New Roman" w:hAnsi="Times New Roman"/>
                    <w:b w:val="false"/>
                    <w:bCs w:val="false"/>
                    <w:sz w:val="20"/>
                    <w:szCs w:val="20"/>
                  </w:rPr>
                  <w:delText xml:space="preserve">[COWORK: pending re-run]</w:delText>
                </w:r>
              </w:del>
            </w:ins>
            <w:ins w:id="2009" w:author="Cowork-audit" w:date="2026-08-20T00:00:00Z">
              <w:r>
                <w:rPr>
                  <w:rFonts w:ascii="Times New Roman" w:cs="Times New Roman" w:eastAsia="Times New Roman" w:hAnsi="Times New Roman"/>
                  <w:b w:val="false"/>
                  <w:bCs w:val="false"/>
                  <w:sz w:val="20"/>
                  <w:szCs w:val="20"/>
                </w:rPr>
                <w:t xml:space="preserve">0.716</w:t>
              </w:r>
            </w:ins>
          </w:p>
        </w:tc>
      </w:tr>
      <w:tr>
        <w:tc>
          <w:tcPr>
            <w:tcW w:type="dxa" w:w="2800"/>
            <w:vAlign w:val="center"/>
          </w:tcPr>
          <w:p>
            <w:pPr>
              <w:jc w:val="left"/>
            </w:pPr>
            <w:r>
              <w:rPr>
                <w:rFonts w:ascii="Times New Roman" w:cs="Times New Roman" w:eastAsia="Times New Roman" w:hAnsi="Times New Roman"/>
                <w:b w:val="false"/>
                <w:bCs w:val="false"/>
                <w:sz w:val="20"/>
                <w:szCs w:val="20"/>
              </w:rPr>
              <w:t xml:space="preserve">SVM (RBF)</w:t>
            </w:r>
          </w:p>
        </w:tc>
        <w:tc>
          <w:tcPr>
            <w:tcW w:type="dxa" w:w="2000"/>
            <w:vAlign w:val="center"/>
          </w:tcPr>
          <w:p>
            <w:pPr>
              <w:jc w:val="center"/>
            </w:pPr>
            <w:del w:id="1013" w:author="Cowork-audit" w:date="2026-07-20T00:00:00Z">
              <w:r>
                <w:rPr>
                  <w:rFonts w:ascii="Times New Roman" w:cs="Times New Roman" w:eastAsia="Times New Roman" w:hAnsi="Times New Roman"/>
                  <w:b w:val="false"/>
                  <w:bCs w:val="false"/>
                  <w:sz w:val="20"/>
                  <w:szCs w:val="20"/>
                </w:rPr>
                <w:delText xml:space="preserve">0.363</w:delText>
              </w:r>
            </w:del>
            <w:ins w:id="1014" w:author="Cowork-audit" w:date="2026-07-20T00:00:00Z">
              <w:del w:id="2010" w:author="Cowork-audit" w:date="2026-08-20T00:00:00Z">
                <w:r>
                  <w:rPr>
                    <w:rFonts w:ascii="Times New Roman" w:cs="Times New Roman" w:eastAsia="Times New Roman" w:hAnsi="Times New Roman"/>
                    <w:b w:val="false"/>
                    <w:bCs w:val="false"/>
                    <w:sz w:val="20"/>
                    <w:szCs w:val="20"/>
                  </w:rPr>
                  <w:delText xml:space="preserve">[COWORK: pending re-run]</w:delText>
                </w:r>
              </w:del>
            </w:ins>
            <w:ins w:id="2011" w:author="Cowork-audit" w:date="2026-08-20T00:00:00Z">
              <w:r>
                <w:rPr>
                  <w:rFonts w:ascii="Times New Roman" w:cs="Times New Roman" w:eastAsia="Times New Roman" w:hAnsi="Times New Roman"/>
                  <w:b w:val="false"/>
                  <w:bCs w:val="false"/>
                  <w:sz w:val="20"/>
                  <w:szCs w:val="20"/>
                </w:rPr>
                <w:t xml:space="preserve">0.405</w:t>
              </w:r>
            </w:ins>
          </w:p>
        </w:tc>
        <w:tc>
          <w:tcPr>
            <w:tcW w:type="dxa" w:w="2000"/>
            <w:vAlign w:val="center"/>
          </w:tcPr>
          <w:p>
            <w:pPr>
              <w:jc w:val="center"/>
            </w:pPr>
            <w:del w:id="1015" w:author="Cowork-audit" w:date="2026-07-20T00:00:00Z">
              <w:r>
                <w:rPr>
                  <w:rFonts w:ascii="Times New Roman" w:cs="Times New Roman" w:eastAsia="Times New Roman" w:hAnsi="Times New Roman"/>
                  <w:b w:val="false"/>
                  <w:bCs w:val="false"/>
                  <w:sz w:val="20"/>
                  <w:szCs w:val="20"/>
                </w:rPr>
                <w:delText xml:space="preserve">0.515</w:delText>
              </w:r>
            </w:del>
            <w:ins w:id="1016" w:author="Cowork-audit" w:date="2026-07-20T00:00:00Z">
              <w:del w:id="2012" w:author="Cowork-audit" w:date="2026-08-20T00:00:00Z">
                <w:r>
                  <w:rPr>
                    <w:rFonts w:ascii="Times New Roman" w:cs="Times New Roman" w:eastAsia="Times New Roman" w:hAnsi="Times New Roman"/>
                    <w:b w:val="false"/>
                    <w:bCs w:val="false"/>
                    <w:sz w:val="20"/>
                    <w:szCs w:val="20"/>
                  </w:rPr>
                  <w:delText xml:space="preserve">[COWORK: pending re-run]</w:delText>
                </w:r>
              </w:del>
            </w:ins>
            <w:ins w:id="2013" w:author="Cowork-audit" w:date="2026-08-20T00:00:00Z">
              <w:r>
                <w:rPr>
                  <w:rFonts w:ascii="Times New Roman" w:cs="Times New Roman" w:eastAsia="Times New Roman" w:hAnsi="Times New Roman"/>
                  <w:b w:val="false"/>
                  <w:bCs w:val="false"/>
                  <w:sz w:val="20"/>
                  <w:szCs w:val="20"/>
                </w:rPr>
                <w:t xml:space="preserve">0.619</w:t>
              </w:r>
            </w:ins>
          </w:p>
        </w:tc>
        <w:tc>
          <w:tcPr>
            <w:tcW w:type="dxa" w:w="2200"/>
            <w:vAlign w:val="center"/>
          </w:tcPr>
          <w:p>
            <w:pPr>
              <w:jc w:val="center"/>
            </w:pPr>
            <w:del w:id="1017" w:author="Cowork-audit" w:date="2026-07-20T00:00:00Z">
              <w:r>
                <w:rPr>
                  <w:rFonts w:ascii="Times New Roman" w:cs="Times New Roman" w:eastAsia="Times New Roman" w:hAnsi="Times New Roman"/>
                  <w:b w:val="false"/>
                  <w:bCs w:val="false"/>
                  <w:sz w:val="20"/>
                  <w:szCs w:val="20"/>
                </w:rPr>
                <w:delText xml:space="preserve">0.771</w:delText>
              </w:r>
            </w:del>
            <w:ins w:id="1018" w:author="Cowork-audit" w:date="2026-07-20T00:00:00Z">
              <w:del w:id="2014" w:author="Cowork-audit" w:date="2026-08-20T00:00:00Z">
                <w:r>
                  <w:rPr>
                    <w:rFonts w:ascii="Times New Roman" w:cs="Times New Roman" w:eastAsia="Times New Roman" w:hAnsi="Times New Roman"/>
                    <w:b w:val="false"/>
                    <w:bCs w:val="false"/>
                    <w:sz w:val="20"/>
                    <w:szCs w:val="20"/>
                  </w:rPr>
                  <w:delText xml:space="preserve">[COWORK: pending re-run]</w:delText>
                </w:r>
              </w:del>
            </w:ins>
            <w:ins w:id="2015" w:author="Cowork-audit" w:date="2026-08-20T00:00:00Z">
              <w:r>
                <w:rPr>
                  <w:rFonts w:ascii="Times New Roman" w:cs="Times New Roman" w:eastAsia="Times New Roman" w:hAnsi="Times New Roman"/>
                  <w:b w:val="false"/>
                  <w:bCs w:val="false"/>
                  <w:sz w:val="20"/>
                  <w:szCs w:val="20"/>
                </w:rPr>
                <w:t xml:space="preserve">0.733</w:t>
              </w:r>
            </w:ins>
          </w:p>
        </w:tc>
      </w:tr>
    </w:tbl>
    <w:p>
      <w:pPr>
        <w:spacing w:after="200" w:line="360"/>
        <w:jc w:val="both"/>
      </w:pPr>
      <w:r>
        <w:rPr>
          <w:rFonts w:ascii="Times New Roman" w:cs="Times New Roman" w:eastAsia="Times New Roman" w:hAnsi="Times New Roman"/>
          <w:sz w:val="24"/>
          <w:szCs w:val="24"/>
        </w:rPr>
        <w:t xml:space="preserve">These figures are deliberately lower than typical published values for this task, reflecting the removal of the leakage quantified above. Performance is weakest at the 12-month threshold across all three models, consistent with the small number of events (n=11) available at that threshold.</w:t>
      </w:r>
    </w:p>
    <w:p>
      <w:pPr>
        <w:pStyle w:val="Heading2"/>
        <w:spacing w:after="150" w:before="300"/>
      </w:pPr>
      <w:r>
        <w:rPr>
          <w:rFonts w:ascii="Times New Roman" w:cs="Times New Roman" w:eastAsia="Times New Roman" w:hAnsi="Times New Roman"/>
          <w:b/>
          <w:bCs/>
          <w:sz w:val="26"/>
          <w:szCs w:val="26"/>
        </w:rPr>
        <w:t xml:space="preserve">A Cox proportional hazards model identifies aneuploidy as an independent, purity-robust survival predictor</w:t>
      </w:r>
    </w:p>
    <w:p>
      <w:pPr>
        <w:spacing w:after="200" w:line="360"/>
        <w:jc w:val="both"/>
      </w:pPr>
      <w:r>
        <w:rPr>
          <w:rFonts w:ascii="Times New Roman" w:cs="Times New Roman" w:eastAsia="Times New Roman" w:hAnsi="Times New Roman"/>
          <w:sz w:val="24"/>
          <w:szCs w:val="24"/>
        </w:rPr>
        <w:t xml:space="preserve">In the complete-case cohort (n=432 patients, 242 death events), Aneuploidy Score was independently associated with overall survival (hazard ratio [HR] = 1.021, 95% CI 1.004–1.039, p=0.017), while log-transformed tumor mutational burden was not (HR=0.894, 95% CI 0.742–1.077, p=0.238), consistent with the generally low and relatively homogeneous TMB observed in HGSOC relative to more mutationally heterogeneous tumor types. The model achieved a concordance index of 0.570 (SE 0.021); the proportional hazards assumption held (Schoenfeld global p=0.178), and risk tertiles derived from the model separated significantly on Kaplan–Meier analysis (log-rank p=0.023</w:t>
      </w:r>
      <w:ins w:id="1024" w:author="Cowork-audit" w:date="2026-07-20T00:00:00Z">
        <w:del w:id="2002" w:author="Cowork-audit" w:date="2026-08-20T00:00:00Z">
          <w:r>
            <w:rPr>
              <w:rFonts w:ascii="Times New Roman" w:cs="Times New Roman" w:eastAsia="Times New Roman" w:hAnsi="Times New Roman"/>
              <w:sz w:val="24"/>
              <w:szCs w:val="24"/>
            </w:rPr>
            <w:delText xml:space="preserve"> [COWORK: pending Windows re-run]</w:delText>
          </w:r>
        </w:del>
      </w:ins>
      <w:r>
        <w:rPr>
          <w:rFonts w:ascii="Times New Roman" w:cs="Times New Roman" w:eastAsia="Times New Roman" w:hAnsi="Times New Roman"/>
          <w:sz w:val="24"/>
          <w:szCs w:val="24"/>
        </w:rPr>
        <w:t xml:space="preserve">; median OS 52.0, 51.9, and 39.4 months in the low-, medium-, and high-risk tertiles, respectively).</w:t>
      </w:r>
    </w:p>
    <w:p>
      <w:pPr>
        <w:spacing w:after="200" w:line="360"/>
        <w:jc w:val="both"/>
      </w:pPr>
      <w:r>
        <w:rPr>
          <w:rFonts w:ascii="Times New Roman" w:cs="Times New Roman" w:eastAsia="Times New Roman" w:hAnsi="Times New Roman"/>
          <w:sz w:val="24"/>
          <w:szCs w:val="24"/>
        </w:rPr>
        <w:t xml:space="preserve">Because ribosomal/translation gene enrichment (below) is a recognized correlate of tumor cellularity, we tested whether this Cox model, and the biological signal driving feature importance, were confounded by tumor purity. ESTIMATE-derived tumor purity was not a significant Cox covariate when added to the model (HR=4.36, p=0.526) and did not materially change the concordance index (0.603 vs. 0.604 with purity added, n=235 RNA-seq-available subset), indicating the baseline survival model is not confounded by cellularity.</w:t>
      </w:r>
    </w:p>
    <w:p>
      <w:pPr>
        <w:pStyle w:val="Heading2"/>
        <w:spacing w:after="150" w:before="300"/>
      </w:pPr>
      <w:r>
        <w:rPr>
          <w:rFonts w:ascii="Times New Roman" w:cs="Times New Roman" w:eastAsia="Times New Roman" w:hAnsi="Times New Roman"/>
          <w:b/>
          <w:bCs/>
          <w:sz w:val="26"/>
          <w:szCs w:val="26"/>
        </w:rPr>
        <w:t xml:space="preserve">SHAP-based feature importance identifies a robust EMT/ECM signature; a co-occurring ribosomal signal is not robust</w:t>
      </w:r>
    </w:p>
    <w:p>
      <w:pPr>
        <w:spacing w:after="200" w:line="360"/>
        <w:jc w:val="both"/>
      </w:pPr>
      <w:r>
        <w:rPr>
          <w:rFonts w:ascii="Times New Roman" w:cs="Times New Roman" w:eastAsia="Times New Roman" w:hAnsi="Times New Roman"/>
          <w:sz w:val="24"/>
          <w:szCs w:val="24"/>
        </w:rPr>
        <w:t xml:space="preserve">A fair, cross-validated comparison of three random forest feature-importance methods — MDI, permutation importance, and SHAP — found that MDI and SHAP converge closely (Spearman ρ = 0.98) once computed identically within cross-validation folds; permutation importance agreed more moderately with both (ρ ≈ </w:t>
      </w:r>
      <w:del w:id="1019" w:author="Cowork-audit" w:date="2026-07-20T00:00:00Z">
        <w:r>
          <w:rPr>
            <w:rFonts w:ascii="Times New Roman" w:cs="Times New Roman" w:eastAsia="Times New Roman" w:hAnsi="Times New Roman"/>
            <w:sz w:val="24"/>
            <w:szCs w:val="24"/>
          </w:rPr>
          <w:delText xml:space="preserve">0.37–0.41</w:delText>
        </w:r>
      </w:del>
      <w:ins w:id="1020" w:author="Cowork-audit" w:date="2026-07-20T00:00:00Z">
        <w:r>
          <w:rPr>
            <w:rFonts w:ascii="Times New Roman" w:cs="Times New Roman" w:eastAsia="Times New Roman" w:hAnsi="Times New Roman"/>
            <w:sz w:val="24"/>
            <w:szCs w:val="24"/>
          </w:rPr>
          <w:t xml:space="preserve">0.37–0.42</w:t>
        </w:r>
      </w:ins>
      <w:r>
        <w:rPr>
          <w:rFonts w:ascii="Times New Roman" w:cs="Times New Roman" w:eastAsia="Times New Roman" w:hAnsi="Times New Roman"/>
          <w:sz w:val="24"/>
          <w:szCs w:val="24"/>
        </w:rPr>
        <w:t xml:space="preserve">), plausibly reflecting its known sensitivity to blocks of correlated features, which is characteristic of the co-expressed extracellular matrix / collagen gene set discussed below. SHAP was adopted as the primary reported importance method on this basis.</w:t>
      </w:r>
    </w:p>
    <w:p>
      <w:pPr>
        <w:spacing w:after="200" w:line="360"/>
        <w:jc w:val="both"/>
      </w:pPr>
      <w:r>
        <w:rPr>
          <w:rFonts w:ascii="Times New Roman" w:cs="Times New Roman" w:eastAsia="Times New Roman" w:hAnsi="Times New Roman"/>
          <w:sz w:val="24"/>
          <w:szCs w:val="24"/>
        </w:rPr>
        <w:t xml:space="preserve">Pathway enrichment of the resulting gene rankings identified two consistent biological themes. An epithelial–mesenchymal transition (EMT) / extracellular matrix (ECM) signature (MSigDB Hallmark EMT, KEGG ECM-receptor interaction, KEGG Focal adhesion) was significant at every gene-list size tested (top 50 through top 500), under every importance method, and irrespective of whether the unstable 12-month threshold model was included in the cross-threshold average — the most robust finding in this study, and consistent with EMT's established role as a platinum-resistance mechanism in HGSOC [18,19]. Core genes CTNNB1 and THBS2 were robust anchors of this signature across all conditions tested; COL1A1 contributed strongly only when the unstable 12-month model was included, and FLNA did not rank as important under any method or condition tested</w:t>
      </w:r>
      <w:ins w:id="1021" w:author="Cowork-audit" w:date="2026-07-20T00:00:00Z">
        <w:r>
          <w:rPr>
            <w:rFonts w:ascii="Times New Roman" w:cs="Times New Roman" w:eastAsia="Times New Roman" w:hAnsi="Times New Roman"/>
            <w:sz w:val="24"/>
            <w:szCs w:val="24"/>
          </w:rPr>
          <w:t xml:space="preserve"> (rank 299–508 across all methods and thresholds)</w:t>
        </w:r>
      </w:ins>
      <w:r>
        <w:rPr>
          <w:rFonts w:ascii="Times New Roman" w:cs="Times New Roman" w:eastAsia="Times New Roman" w:hAnsi="Times New Roman"/>
          <w:sz w:val="24"/>
          <w:szCs w:val="24"/>
        </w:rPr>
        <w:t xml:space="preserve"> despite prior inclusion in this pathway's cited gene set.</w:t>
      </w:r>
    </w:p>
    <w:p>
      <w:pPr>
        <w:spacing w:after="200" w:line="360"/>
        <w:jc w:val="both"/>
      </w:pPr>
      <w:r>
        <w:rPr>
          <w:rFonts w:ascii="Times New Roman" w:cs="Times New Roman" w:eastAsia="Times New Roman" w:hAnsi="Times New Roman"/>
          <w:sz w:val="24"/>
          <w:szCs w:val="24"/>
        </w:rPr>
        <w:t xml:space="preserve">A second theme, ribosomal/translation gene enrichment (KEGG Ribosome and related Reactome/GO terms), was not robust under SHAP-based ranking at small gene-list sizes (not significant at the top 50 or top 100 genes) and only reached significance from a gene-list size of 200 onward</w:t>
      </w:r>
      <w:ins w:id="1022" w:author="Cowork-audit" w:date="2026-07-20T00:00:00Z">
        <w:r>
          <w:rPr>
            <w:rFonts w:ascii="Times New Roman" w:cs="Times New Roman" w:eastAsia="Times New Roman" w:hAnsi="Times New Roman"/>
            <w:sz w:val="24"/>
            <w:szCs w:val="24"/>
          </w:rPr>
          <w:t xml:space="preserve"> (under the 12-month-inclusive SHAP ranking; without the 12-month threshold the ribosomal theme is already significant at the top 100 genes, adj p=0.020) [COWORK: confirm framing — state which 12-month condition the paper should present; see fixes/phase4_corrected_values.csv]</w:t>
        </w:r>
      </w:ins>
      <w:r>
        <w:rPr>
          <w:rFonts w:ascii="Times New Roman" w:cs="Times New Roman" w:eastAsia="Times New Roman" w:hAnsi="Times New Roman"/>
          <w:sz w:val="24"/>
          <w:szCs w:val="24"/>
        </w:rPr>
        <w:t xml:space="preserve"> — a marked change from the original MDI-based analysis, in which this theme was already significant at 100 genes. Purity-residualized re-analysis (above) also did not attenuate this signal; if anything, enrichment strength increased slightly after purity correction. We therefore regard the biological driver of the ribosomal signal as an open, unresolved question, for two independent reasons: it is not explained by tumor cellularity, and its statistical detectability under a less biased importance method is itself gene-list-size dependent. Plausible alternative explanations, not evaluated here, include tumor proliferation rate and RNA integrity.</w:t>
      </w:r>
    </w:p>
    <w:p>
      <w:pPr>
        <w:pStyle w:val="Heading2"/>
        <w:spacing w:after="150" w:before="300"/>
      </w:pPr>
      <w:r>
        <w:rPr>
          <w:rFonts w:ascii="Times New Roman" w:cs="Times New Roman" w:eastAsia="Times New Roman" w:hAnsi="Times New Roman"/>
          <w:b/>
          <w:bCs/>
          <w:sz w:val="26"/>
          <w:szCs w:val="26"/>
        </w:rPr>
        <w:t xml:space="preserve">BRCA1/2 mutation status improves survival prediction and provides a partial characterization of homologous recombination deficiency</w:t>
      </w:r>
    </w:p>
    <w:p>
      <w:pPr>
        <w:spacing w:after="200" w:line="360"/>
        <w:jc w:val="both"/>
      </w:pPr>
      <w:r>
        <w:rPr>
          <w:rFonts w:ascii="Times New Roman" w:cs="Times New Roman" w:eastAsia="Times New Roman" w:hAnsi="Times New Roman"/>
          <w:sz w:val="24"/>
          <w:szCs w:val="24"/>
        </w:rPr>
        <w:t xml:space="preserve">Somatic BRCA1/2 mutations were identified in 33 of 409 patients with mutation data (8.1%). Adding BRCA1/2 mutation status to the Cox model (n=335 matched subset</w:t>
      </w:r>
      <w:ins w:id="1025" w:author="Cowork-audit" w:date="2026-07-20T00:00:00Z">
        <w:del w:id="2003" w:author="Cowork-audit" w:date="2026-08-20T00:00:00Z">
          <w:r>
            <w:rPr>
              <w:rFonts w:ascii="Times New Roman" w:cs="Times New Roman" w:eastAsia="Times New Roman" w:hAnsi="Times New Roman"/>
              <w:sz w:val="24"/>
              <w:szCs w:val="24"/>
            </w:rPr>
            <w:delText xml:space="preserve"> [COWORK: pending Windows re-run]</w:delText>
          </w:r>
        </w:del>
      </w:ins>
      <w:r>
        <w:rPr>
          <w:rFonts w:ascii="Times New Roman" w:cs="Times New Roman" w:eastAsia="Times New Roman" w:hAnsi="Times New Roman"/>
          <w:sz w:val="24"/>
          <w:szCs w:val="24"/>
        </w:rPr>
        <w:t xml:space="preserve">) yielded a significant, protective association (HR=0.455, p=0.024) and improved the concordance index from 0.573 to 0.588, consistent with the established clinical association between BRCA-related homologous recombination deficiency and platinum sensitivity. The top 500 variance-filtered genes showed no overlap with a curated panel of homologous-recombination-repair genes [20], which we interpret as expected rather than contradictory: unsupervised variance-based gene selection is structurally biased against stably expressed DNA-repair genes, such that HRD-related biology in this dataset is captured through mutation status rather than expression variance.</w:t>
      </w:r>
    </w:p>
    <w:p>
      <w:pPr>
        <w:pStyle w:val="Heading2"/>
        <w:spacing w:after="150" w:before="300"/>
      </w:pPr>
      <w:r>
        <w:rPr>
          <w:rFonts w:ascii="Times New Roman" w:cs="Times New Roman" w:eastAsia="Times New Roman" w:hAnsi="Times New Roman"/>
          <w:b/>
          <w:bCs/>
          <w:sz w:val="26"/>
          <w:szCs w:val="26"/>
        </w:rPr>
        <w:t xml:space="preserve">Gene expression does not improve prognostic power beyond established genomic and mutation covariates</w:t>
      </w:r>
    </w:p>
    <w:p>
      <w:pPr>
        <w:spacing w:after="200" w:line="360"/>
        <w:jc w:val="both"/>
      </w:pPr>
      <w:r>
        <w:rPr>
          <w:rFonts w:ascii="Times New Roman" w:cs="Times New Roman" w:eastAsia="Times New Roman" w:hAnsi="Times New Roman"/>
          <w:sz w:val="24"/>
          <w:szCs w:val="24"/>
        </w:rPr>
        <w:t xml:space="preserve">Using rigorous nested cross-validation, elastic-net-augmented Cox models incorporating the top 200 SHAP-ranked genes showed no meaningful improvement over the genomic-only baseline in the primary, better-powered cohort (n=235; Table 3): concordance index improved from 0.585 to only 0.587 under the performance-maximizing regularization criterion (λ.min), and showed no improvement (0.585) under the more conservative one-standard-error criterion (λ.1se), which selected zero genes. In a smaller cohort additionally restricted to patients with BRCA1/2 status available (n=163), a modest improvement was observed under λ.min (0.557 → 0.606) but not under λ.1se (0.557 → 0.558). This λ.min result did not correspond to a sparse, interpretable gene signature — the selected elastic-net mixing parameter was α=0 (pure ridge</w:t>
      </w:r>
      <w:ins w:id="1027" w:author="Cowork-audit" w:date="2026-07-20T00:00:00Z">
        <w:del w:id="2505" w:author="Cowork-audit" w:date="2026-08-20T00:00:00Z">
          <w:r>
            <w:rPr>
              <w:rFonts w:ascii="Times New Roman" w:cs="Times New Roman" w:eastAsia="Times New Roman" w:hAnsi="Times New Roman"/>
              <w:sz w:val="24"/>
              <w:szCs w:val="24"/>
            </w:rPr>
            <w:delText xml:space="preserve"> [COWORK: pending Windows re-run]</w:delText>
          </w:r>
        </w:del>
      </w:ins>
      <w:ins w:id="2506" w:author="Cowork-audit" w:date="2026-08-20T00:00:00Z">
        <w:r>
          <w:rPr>
            <w:rFonts w:ascii="Times New Roman" w:cs="Times New Roman" w:eastAsia="Times New Roman" w:hAnsi="Times New Roman"/>
            <w:sz w:val="24"/>
            <w:szCs w:val="24"/>
          </w:rPr>
          <w:t xml:space="preserve"> regression) in the FINAL model fit on the full n=163 cohort, which distributed weight diffusely across all 200 candidate genes rather than selecting a specific subset; note, however, that α=0 was selected in only 8 of 25 outer cross-validation folds, so this is a property of the final model rather than a stable fold-level preference</w:t>
        </w:r>
      </w:ins>
      <w:del w:id="2507" w:author="Cowork-audit" w:date="2026-08-20T00:00:00Z">
        <w:r>
          <w:rPr>
            <w:rFonts w:ascii="Times New Roman" w:cs="Times New Roman" w:eastAsia="Times New Roman" w:hAnsi="Times New Roman"/>
            <w:sz w:val="24"/>
            <w:szCs w:val="24"/>
          </w:rPr>
          <w:delText xml:space="preserve"> regression, distributing weight diffusely across all 200 candidate genes rather than selecting a specific subset)</w:delText>
        </w:r>
      </w:del>
      <w:r>
        <w:rPr>
          <w:rFonts w:ascii="Times New Roman" w:cs="Times New Roman" w:eastAsia="Times New Roman" w:hAnsi="Times New Roman"/>
          <w:sz w:val="24"/>
          <w:szCs w:val="24"/>
        </w:rPr>
        <w:t xml:space="preserve"> — and the elastic-net mixing parameter selected by inner cross-validation was unstable across outer folds, with no dominant value across the full 0–1 range tested. A repeat-level paired significance test (n=5 independent cross-validation repeats, accounting for non-independence among the 25 individual folds) gave a paired t-test p=0.036 but a Wilcoxon signed-rank p=0.063, the latter close to that test's resolution floor at this sample size. We interpret this λ.min result as a fragile, non-reproducible signal rather than a confirmed finding, and report the λ.1se result — a consistent absence of benefit from added gene expression, across both cohorts tested — as the primary result of this analysis.</w:t>
      </w:r>
    </w:p>
    <w:p>
      <w:pPr>
        <w:spacing w:after="100" w:before="100"/>
      </w:pPr>
      <w:r>
        <w:rPr>
          <w:rFonts w:ascii="Times New Roman" w:cs="Times New Roman" w:eastAsia="Times New Roman" w:hAnsi="Times New Roman"/>
          <w:b/>
          <w:bCs/>
          <w:sz w:val="20"/>
          <w:szCs w:val="20"/>
        </w:rPr>
        <w:t xml:space="preserve">Table 3. Nested cross-validated concordance index, expression-augmented vs. baseline Cox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200"/>
        <w:gridCol w:w="1200"/>
      </w:tblGrid>
      <w:tr>
        <w:tc>
          <w:tcPr>
            <w:tcW w:type="dxa" w:w="2600"/>
            <w:shd w:fill="D9D9D9" w:val="clear"/>
            <w:vAlign w:val="center"/>
          </w:tcPr>
          <w:p>
            <w:pPr>
              <w:jc w:val="center"/>
            </w:pPr>
            <w:r>
              <w:rPr>
                <w:rFonts w:ascii="Times New Roman" w:cs="Times New Roman" w:eastAsia="Times New Roman" w:hAnsi="Times New Roman"/>
                <w:b/>
                <w:bCs/>
                <w:sz w:val="20"/>
                <w:szCs w:val="20"/>
              </w:rPr>
              <w:t xml:space="preserve">Cohort</w:t>
            </w:r>
          </w:p>
        </w:tc>
        <w:tc>
          <w:tcPr>
            <w:tcW w:type="dxa" w:w="3200"/>
            <w:shd w:fill="D9D9D9" w:val="clear"/>
            <w:vAlign w:val="center"/>
          </w:tcPr>
          <w:p>
            <w:pPr>
              <w:jc w:val="center"/>
            </w:pPr>
            <w:r>
              <w:rPr>
                <w:rFonts w:ascii="Times New Roman" w:cs="Times New Roman" w:eastAsia="Times New Roman" w:hAnsi="Times New Roman"/>
                <w:b/>
                <w:bCs/>
                <w:sz w:val="20"/>
                <w:szCs w:val="20"/>
              </w:rPr>
              <w:t xml:space="preserve">Model</w:t>
            </w:r>
          </w:p>
        </w:tc>
        <w:tc>
          <w:tcPr>
            <w:tcW w:type="dxa" w:w="2200"/>
            <w:shd w:fill="D9D9D9" w:val="clear"/>
            <w:vAlign w:val="center"/>
          </w:tcPr>
          <w:p>
            <w:pPr>
              <w:jc w:val="center"/>
            </w:pPr>
            <w:r>
              <w:rPr>
                <w:rFonts w:ascii="Times New Roman" w:cs="Times New Roman" w:eastAsia="Times New Roman" w:hAnsi="Times New Roman"/>
                <w:b/>
                <w:bCs/>
                <w:sz w:val="20"/>
                <w:szCs w:val="20"/>
              </w:rPr>
              <w:t xml:space="preserve">Mean C-index (25 folds)</w:t>
            </w:r>
          </w:p>
        </w:tc>
        <w:tc>
          <w:tcPr>
            <w:tcW w:type="dxa" w:w="1200"/>
            <w:shd w:fill="D9D9D9" w:val="clear"/>
            <w:vAlign w:val="center"/>
          </w:tcPr>
          <w:p>
            <w:pPr>
              <w:jc w:val="center"/>
            </w:pPr>
            <w:r>
              <w:rPr>
                <w:rFonts w:ascii="Times New Roman" w:cs="Times New Roman" w:eastAsia="Times New Roman" w:hAnsi="Times New Roman"/>
                <w:b/>
                <w:bCs/>
                <w:sz w:val="20"/>
                <w:szCs w:val="20"/>
              </w:rPr>
              <w:t xml:space="preserve">SD</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A (n=235, primary)</w:t>
            </w:r>
          </w:p>
        </w:tc>
        <w:tc>
          <w:tcPr>
            <w:tcW w:type="dxa" w:w="3200"/>
            <w:vAlign w:val="center"/>
          </w:tcPr>
          <w:p>
            <w:pPr>
              <w:jc w:val="center"/>
            </w:pPr>
            <w:r>
              <w:rPr>
                <w:rFonts w:ascii="Times New Roman" w:cs="Times New Roman" w:eastAsia="Times New Roman" w:hAnsi="Times New Roman"/>
                <w:b w:val="false"/>
                <w:bCs w:val="false"/>
                <w:sz w:val="20"/>
                <w:szCs w:val="20"/>
              </w:rPr>
              <w:t xml:space="preserve">Baseline (TMB + Aneuploidy)</w:t>
            </w:r>
          </w:p>
        </w:tc>
        <w:tc>
          <w:tcPr>
            <w:tcW w:type="dxa" w:w="2200"/>
            <w:vAlign w:val="center"/>
          </w:tcPr>
          <w:p>
            <w:pPr>
              <w:jc w:val="center"/>
            </w:pPr>
            <w:r>
              <w:rPr>
                <w:rFonts w:ascii="Times New Roman" w:cs="Times New Roman" w:eastAsia="Times New Roman" w:hAnsi="Times New Roman"/>
                <w:b w:val="false"/>
                <w:bCs w:val="false"/>
                <w:sz w:val="20"/>
                <w:szCs w:val="20"/>
              </w:rPr>
              <w:t xml:space="preserve">0.585</w:t>
            </w:r>
          </w:p>
        </w:tc>
        <w:tc>
          <w:tcPr>
            <w:tcW w:type="dxa" w:w="1200"/>
            <w:vAlign w:val="center"/>
          </w:tcPr>
          <w:p>
            <w:pPr>
              <w:jc w:val="center"/>
            </w:pPr>
            <w:r>
              <w:rPr>
                <w:rFonts w:ascii="Times New Roman" w:cs="Times New Roman" w:eastAsia="Times New Roman" w:hAnsi="Times New Roman"/>
                <w:b w:val="false"/>
                <w:bCs w:val="false"/>
                <w:sz w:val="20"/>
                <w:szCs w:val="20"/>
              </w:rPr>
              <w:t xml:space="preserve">0.071</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A (n=235, primary)</w:t>
            </w:r>
          </w:p>
        </w:tc>
        <w:tc>
          <w:tcPr>
            <w:tcW w:type="dxa" w:w="3200"/>
            <w:vAlign w:val="center"/>
          </w:tcPr>
          <w:p>
            <w:pPr>
              <w:jc w:val="center"/>
            </w:pPr>
            <w:r>
              <w:rPr>
                <w:rFonts w:ascii="Times New Roman" w:cs="Times New Roman" w:eastAsia="Times New Roman" w:hAnsi="Times New Roman"/>
                <w:b w:val="false"/>
                <w:bCs w:val="false"/>
                <w:sz w:val="20"/>
                <w:szCs w:val="20"/>
              </w:rPr>
              <w:t xml:space="preserve">+ Expression, λ.min</w:t>
            </w:r>
          </w:p>
        </w:tc>
        <w:tc>
          <w:tcPr>
            <w:tcW w:type="dxa" w:w="2200"/>
            <w:vAlign w:val="center"/>
          </w:tcPr>
          <w:p>
            <w:pPr>
              <w:jc w:val="center"/>
            </w:pPr>
            <w:r>
              <w:rPr>
                <w:rFonts w:ascii="Times New Roman" w:cs="Times New Roman" w:eastAsia="Times New Roman" w:hAnsi="Times New Roman"/>
                <w:b w:val="false"/>
                <w:bCs w:val="false"/>
                <w:sz w:val="20"/>
                <w:szCs w:val="20"/>
              </w:rPr>
              <w:t xml:space="preserve">0.587</w:t>
            </w:r>
          </w:p>
        </w:tc>
        <w:tc>
          <w:tcPr>
            <w:tcW w:type="dxa" w:w="1200"/>
            <w:vAlign w:val="center"/>
          </w:tcPr>
          <w:p>
            <w:pPr>
              <w:jc w:val="center"/>
            </w:pPr>
            <w:r>
              <w:rPr>
                <w:rFonts w:ascii="Times New Roman" w:cs="Times New Roman" w:eastAsia="Times New Roman" w:hAnsi="Times New Roman"/>
                <w:b w:val="false"/>
                <w:bCs w:val="false"/>
                <w:sz w:val="20"/>
                <w:szCs w:val="20"/>
              </w:rPr>
              <w:t xml:space="preserve">0.069</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A (n=235, primary)</w:t>
            </w:r>
          </w:p>
        </w:tc>
        <w:tc>
          <w:tcPr>
            <w:tcW w:type="dxa" w:w="3200"/>
            <w:vAlign w:val="center"/>
          </w:tcPr>
          <w:p>
            <w:pPr>
              <w:jc w:val="center"/>
            </w:pPr>
            <w:r>
              <w:rPr>
                <w:rFonts w:ascii="Times New Roman" w:cs="Times New Roman" w:eastAsia="Times New Roman" w:hAnsi="Times New Roman"/>
                <w:b w:val="false"/>
                <w:bCs w:val="false"/>
                <w:sz w:val="20"/>
                <w:szCs w:val="20"/>
              </w:rPr>
              <w:t xml:space="preserve">+ Expression, λ.1se</w:t>
            </w:r>
          </w:p>
        </w:tc>
        <w:tc>
          <w:tcPr>
            <w:tcW w:type="dxa" w:w="2200"/>
            <w:vAlign w:val="center"/>
          </w:tcPr>
          <w:p>
            <w:pPr>
              <w:jc w:val="center"/>
            </w:pPr>
            <w:r>
              <w:rPr>
                <w:rFonts w:ascii="Times New Roman" w:cs="Times New Roman" w:eastAsia="Times New Roman" w:hAnsi="Times New Roman"/>
                <w:b w:val="false"/>
                <w:bCs w:val="false"/>
                <w:sz w:val="20"/>
                <w:szCs w:val="20"/>
              </w:rPr>
              <w:t xml:space="preserve">0.585</w:t>
            </w:r>
          </w:p>
        </w:tc>
        <w:tc>
          <w:tcPr>
            <w:tcW w:type="dxa" w:w="1200"/>
            <w:vAlign w:val="center"/>
          </w:tcPr>
          <w:p>
            <w:pPr>
              <w:jc w:val="center"/>
            </w:pPr>
            <w:r>
              <w:rPr>
                <w:rFonts w:ascii="Times New Roman" w:cs="Times New Roman" w:eastAsia="Times New Roman" w:hAnsi="Times New Roman"/>
                <w:b w:val="false"/>
                <w:bCs w:val="false"/>
                <w:sz w:val="20"/>
                <w:szCs w:val="20"/>
              </w:rPr>
              <w:t xml:space="preserve">0.071</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B (n=163, + BRCA)</w:t>
            </w:r>
          </w:p>
        </w:tc>
        <w:tc>
          <w:tcPr>
            <w:tcW w:type="dxa" w:w="3200"/>
            <w:vAlign w:val="center"/>
          </w:tcPr>
          <w:p>
            <w:pPr>
              <w:jc w:val="center"/>
            </w:pPr>
            <w:r>
              <w:rPr>
                <w:rFonts w:ascii="Times New Roman" w:cs="Times New Roman" w:eastAsia="Times New Roman" w:hAnsi="Times New Roman"/>
                <w:b w:val="false"/>
                <w:bCs w:val="false"/>
                <w:sz w:val="20"/>
                <w:szCs w:val="20"/>
              </w:rPr>
              <w:t xml:space="preserve">Baseline (TMB + Aneuploidy + BRCA)</w:t>
            </w:r>
          </w:p>
        </w:tc>
        <w:tc>
          <w:tcPr>
            <w:tcW w:type="dxa" w:w="2200"/>
            <w:vAlign w:val="center"/>
          </w:tcPr>
          <w:p>
            <w:pPr>
              <w:jc w:val="center"/>
            </w:pPr>
            <w:r>
              <w:rPr>
                <w:rFonts w:ascii="Times New Roman" w:cs="Times New Roman" w:eastAsia="Times New Roman" w:hAnsi="Times New Roman"/>
                <w:b w:val="false"/>
                <w:bCs w:val="false"/>
                <w:sz w:val="20"/>
                <w:szCs w:val="20"/>
              </w:rPr>
              <w:t xml:space="preserve">0.557</w:t>
            </w:r>
          </w:p>
        </w:tc>
        <w:tc>
          <w:tcPr>
            <w:tcW w:type="dxa" w:w="1200"/>
            <w:vAlign w:val="center"/>
          </w:tcPr>
          <w:p>
            <w:pPr>
              <w:jc w:val="center"/>
            </w:pPr>
            <w:r>
              <w:rPr>
                <w:rFonts w:ascii="Times New Roman" w:cs="Times New Roman" w:eastAsia="Times New Roman" w:hAnsi="Times New Roman"/>
                <w:b w:val="false"/>
                <w:bCs w:val="false"/>
                <w:sz w:val="20"/>
                <w:szCs w:val="20"/>
              </w:rPr>
              <w:t xml:space="preserve">0.077</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B (n=163, + BRCA)</w:t>
            </w:r>
          </w:p>
        </w:tc>
        <w:tc>
          <w:tcPr>
            <w:tcW w:type="dxa" w:w="3200"/>
            <w:vAlign w:val="center"/>
          </w:tcPr>
          <w:p>
            <w:pPr>
              <w:jc w:val="center"/>
            </w:pPr>
            <w:r>
              <w:rPr>
                <w:rFonts w:ascii="Times New Roman" w:cs="Times New Roman" w:eastAsia="Times New Roman" w:hAnsi="Times New Roman"/>
                <w:b w:val="false"/>
                <w:bCs w:val="false"/>
                <w:sz w:val="20"/>
                <w:szCs w:val="20"/>
              </w:rPr>
              <w:t xml:space="preserve">+ Expression, λ.min</w:t>
            </w:r>
          </w:p>
        </w:tc>
        <w:tc>
          <w:tcPr>
            <w:tcW w:type="dxa" w:w="2200"/>
            <w:vAlign w:val="center"/>
          </w:tcPr>
          <w:p>
            <w:pPr>
              <w:jc w:val="center"/>
            </w:pPr>
            <w:r>
              <w:rPr>
                <w:rFonts w:ascii="Times New Roman" w:cs="Times New Roman" w:eastAsia="Times New Roman" w:hAnsi="Times New Roman"/>
                <w:b w:val="false"/>
                <w:bCs w:val="false"/>
                <w:sz w:val="20"/>
                <w:szCs w:val="20"/>
              </w:rPr>
              <w:t xml:space="preserve">0.606</w:t>
            </w:r>
          </w:p>
        </w:tc>
        <w:tc>
          <w:tcPr>
            <w:tcW w:type="dxa" w:w="1200"/>
            <w:vAlign w:val="center"/>
          </w:tcPr>
          <w:p>
            <w:pPr>
              <w:jc w:val="center"/>
            </w:pPr>
            <w:r>
              <w:rPr>
                <w:rFonts w:ascii="Times New Roman" w:cs="Times New Roman" w:eastAsia="Times New Roman" w:hAnsi="Times New Roman"/>
                <w:b w:val="false"/>
                <w:bCs w:val="false"/>
                <w:sz w:val="20"/>
                <w:szCs w:val="20"/>
              </w:rPr>
              <w:t xml:space="preserve">0.078</w:t>
            </w:r>
          </w:p>
        </w:tc>
      </w:tr>
      <w:tr>
        <w:tc>
          <w:tcPr>
            <w:tcW w:type="dxa" w:w="2600"/>
            <w:vAlign w:val="center"/>
          </w:tcPr>
          <w:p>
            <w:pPr>
              <w:jc w:val="left"/>
            </w:pPr>
            <w:r>
              <w:rPr>
                <w:rFonts w:ascii="Times New Roman" w:cs="Times New Roman" w:eastAsia="Times New Roman" w:hAnsi="Times New Roman"/>
                <w:b w:val="false"/>
                <w:bCs w:val="false"/>
                <w:sz w:val="20"/>
                <w:szCs w:val="20"/>
              </w:rPr>
              <w:t xml:space="preserve">B (n=163, + BRCA)</w:t>
            </w:r>
          </w:p>
        </w:tc>
        <w:tc>
          <w:tcPr>
            <w:tcW w:type="dxa" w:w="3200"/>
            <w:vAlign w:val="center"/>
          </w:tcPr>
          <w:p>
            <w:pPr>
              <w:jc w:val="center"/>
            </w:pPr>
            <w:r>
              <w:rPr>
                <w:rFonts w:ascii="Times New Roman" w:cs="Times New Roman" w:eastAsia="Times New Roman" w:hAnsi="Times New Roman"/>
                <w:b w:val="false"/>
                <w:bCs w:val="false"/>
                <w:sz w:val="20"/>
                <w:szCs w:val="20"/>
              </w:rPr>
              <w:t xml:space="preserve">+ Expression, λ.1se</w:t>
            </w:r>
          </w:p>
        </w:tc>
        <w:tc>
          <w:tcPr>
            <w:tcW w:type="dxa" w:w="2200"/>
            <w:vAlign w:val="center"/>
          </w:tcPr>
          <w:p>
            <w:pPr>
              <w:jc w:val="center"/>
            </w:pPr>
            <w:r>
              <w:rPr>
                <w:rFonts w:ascii="Times New Roman" w:cs="Times New Roman" w:eastAsia="Times New Roman" w:hAnsi="Times New Roman"/>
                <w:b w:val="false"/>
                <w:bCs w:val="false"/>
                <w:sz w:val="20"/>
                <w:szCs w:val="20"/>
              </w:rPr>
              <w:t xml:space="preserve">0.558</w:t>
            </w:r>
          </w:p>
        </w:tc>
        <w:tc>
          <w:tcPr>
            <w:tcW w:type="dxa" w:w="1200"/>
            <w:vAlign w:val="center"/>
          </w:tcPr>
          <w:p>
            <w:pPr>
              <w:jc w:val="center"/>
            </w:pPr>
            <w:r>
              <w:rPr>
                <w:rFonts w:ascii="Times New Roman" w:cs="Times New Roman" w:eastAsia="Times New Roman" w:hAnsi="Times New Roman"/>
                <w:b w:val="false"/>
                <w:bCs w:val="false"/>
                <w:sz w:val="20"/>
                <w:szCs w:val="20"/>
              </w:rPr>
              <w:t xml:space="preserve">0.079</w:t>
            </w:r>
          </w:p>
        </w:tc>
      </w:tr>
    </w:tbl>
    <w:p>
      <w:r>
        <w:br w:type="page"/>
      </w:r>
    </w:p>
    <w:p>
      <w:pPr>
        <w:pStyle w:val="Heading1"/>
        <w:spacing w:after="200" w:before="400"/>
      </w:pPr>
      <w:r>
        <w:rPr>
          <w:rFonts w:ascii="Times New Roman" w:cs="Times New Roman" w:eastAsia="Times New Roman" w:hAnsi="Times New Roman"/>
          <w:b/>
          <w:bCs/>
          <w:sz w:val="30"/>
          <w:szCs w:val="30"/>
        </w:rPr>
        <w:t xml:space="preserve">Discussion</w:t>
      </w:r>
    </w:p>
    <w:p>
      <w:pPr>
        <w:spacing w:after="200" w:line="360"/>
        <w:jc w:val="both"/>
      </w:pPr>
      <w:r>
        <w:rPr>
          <w:rFonts w:ascii="Times New Roman" w:cs="Times New Roman" w:eastAsia="Times New Roman" w:hAnsi="Times New Roman"/>
          <w:sz w:val="24"/>
          <w:szCs w:val="24"/>
        </w:rPr>
        <w:t xml:space="preserve">This study set out to determine how much confidence should be placed in machine learning predictions of platinum response derived from the TCGA-OV cohort, and what could still be learned reliably once known methodological pitfalls are addressed. Three independent lines of evidence — a controlled leakage ablation, a label construct-validity analysis, and cross-platform external validation — converge on a consistent picture: a meaningful fraction of the high accuracy reported in this literature for platinum-response classifiers is not attributable to genuine biological signal. We wish to be careful in how this conclusion is framed. Feature-selection leakage of the kind quantified here is a recognized, previously documented phenomenon in genomic machine learning generally [13,14], and is compounded by the broader observation that many gene-expression-derived signatures, entirely unrelated to the outcome of interest, are nonetheless found to be prognostically significant in cancer cohorts [15]. Our intent is not to single out specific prior studies as having erred, but to quantify the magnitude of this well-documented class of pitfall directly within the TCGA-OV platinum-response context, where it has not, to our knowledge, been previously measured.</w:t>
      </w:r>
    </w:p>
    <w:p>
      <w:pPr>
        <w:spacing w:after="200" w:line="360"/>
        <w:jc w:val="both"/>
      </w:pPr>
      <w:r>
        <w:rPr>
          <w:rFonts w:ascii="Times New Roman" w:cs="Times New Roman" w:eastAsia="Times New Roman" w:hAnsi="Times New Roman"/>
          <w:sz w:val="24"/>
          <w:szCs w:val="24"/>
        </w:rPr>
        <w:t xml:space="preserve">It is also important to note that the stringency we apply here is appropriate specifically to studies that claim, implicitly or explicitly, a generalizable predictive model. A substantial fraction of genomic machine learning work on datasets of this kind is conducted with a descriptive or exploratory aim — characterizing associations, generating hypotheses, or interrogating a dataset's structure — for which the same leakage sensitivity does not carry the same interpretive risk. We would caution against over-generalizing our critique beyond the predictive-modeling use case it targets.</w:t>
      </w:r>
    </w:p>
    <w:p>
      <w:pPr>
        <w:spacing w:after="200" w:line="360"/>
        <w:jc w:val="both"/>
      </w:pPr>
      <w:r>
        <w:rPr>
          <w:rFonts w:ascii="Times New Roman" w:cs="Times New Roman" w:eastAsia="Times New Roman" w:hAnsi="Times New Roman"/>
          <w:sz w:val="24"/>
          <w:szCs w:val="24"/>
        </w:rPr>
        <w:t xml:space="preserve">A further source of leakage not addressed in the present analysis, but worth noting explicitly, is that the TCGA RNA-seq data used throughout this study was processed as a single batch. Any batch effects introduced during sequencing or upstream bioinformatic processing are therefore present in the data prior to any train/test split, and are not detectable or correctable by the within-pipeline leakage controls implemented here. We regard this as a further limitation of TCGA-derived analyses generally, including our own, and a direction for future work incorporating batch-aware processing pipelines.</w:t>
      </w:r>
    </w:p>
    <w:p>
      <w:pPr>
        <w:spacing w:after="200" w:line="360"/>
        <w:jc w:val="both"/>
      </w:pPr>
      <w:r>
        <w:rPr>
          <w:rFonts w:ascii="Times New Roman" w:cs="Times New Roman" w:eastAsia="Times New Roman" w:hAnsi="Times New Roman"/>
          <w:sz w:val="24"/>
          <w:szCs w:val="24"/>
        </w:rPr>
        <w:t xml:space="preserve">Regarding external validation, we consider the mechanistic finding — that RNA-seq and microarray platforms remain poorly correlated (r = </w:t>
      </w:r>
      <w:del w:id="2019" w:author="Cowork-audit" w:date="2026-08-20T00:00:00Z">
        <w:r>
          <w:rPr>
            <w:rFonts w:ascii="Times New Roman" w:cs="Times New Roman" w:eastAsia="Times New Roman" w:hAnsi="Times New Roman"/>
            <w:sz w:val="24"/>
            <w:szCs w:val="24"/>
          </w:rPr>
          <w:delText xml:space="preserve">−0.005</w:delText>
        </w:r>
      </w:del>
      <w:ins w:id="2020" w:author="Cowork-audit" w:date="2026-08-20T00:00:00Z">
        <w:r>
          <w:rPr>
            <w:rFonts w:ascii="Times New Roman" w:cs="Times New Roman" w:eastAsia="Times New Roman" w:hAnsi="Times New Roman"/>
            <w:sz w:val="24"/>
            <w:szCs w:val="24"/>
          </w:rPr>
          <w:t xml:space="preserve">−0.007</w:t>
        </w:r>
      </w:ins>
      <w:ins w:id="1028" w:author="Cowork-audit" w:date="2026-07-20T00:00:00Z">
        <w:del w:id="2021" w:author="Cowork-audit" w:date="2026-08-20T00:00:00Z">
          <w:r>
            <w:rPr>
              <w:rFonts w:ascii="Times New Roman" w:cs="Times New Roman" w:eastAsia="Times New Roman" w:hAnsi="Times New Roman"/>
              <w:sz w:val="24"/>
              <w:szCs w:val="24"/>
            </w:rPr>
            <w:delText xml:space="preserve"> [COWORK: pending Windows re-run]</w:delText>
          </w:r>
        </w:del>
      </w:ins>
      <w:r>
        <w:rPr>
          <w:rFonts w:ascii="Times New Roman" w:cs="Times New Roman" w:eastAsia="Times New Roman" w:hAnsi="Times New Roman"/>
          <w:sz w:val="24"/>
          <w:szCs w:val="24"/>
        </w:rPr>
        <w:t xml:space="preserve">) even after standard batch correction — to be the more informative and durable contribution of this analysis than the near-chance AUC figure alone. Framed this way, this result functions as a positive methodological finding (identifying why cross-platform validation fails in this setting) rather than solely a negative one (classifiers failing to generalize), and should inform the design of future cross-cohort validation studies in this space, which may require more sophisticated harmonization than standard ComBat correction, or validation exclusively within RNA-seq-profiled cohorts.</w:t>
      </w:r>
    </w:p>
    <w:p>
      <w:pPr>
        <w:spacing w:after="200" w:line="360"/>
        <w:jc w:val="both"/>
      </w:pPr>
      <w:r>
        <w:rPr>
          <w:rFonts w:ascii="Times New Roman" w:cs="Times New Roman" w:eastAsia="Times New Roman" w:hAnsi="Times New Roman"/>
          <w:sz w:val="24"/>
          <w:szCs w:val="24"/>
        </w:rPr>
        <w:t xml:space="preserve">Turning to the biological findings that survived this more rigorous framework: the EMT/ECM signature identified here is, to our assessment, well supported. It is significant under every importance method, gene-list size, and 12-month-inclusion scenario tested, and is directly consistent with mechanistic evidence that EMT transcription factors (Snail, Slug) mediate cisplatin resistance in HGSOC cell lines [18], and with the broader literature on EMT as a chemoresistance mechanism [19]. In contrast, we regard the ribosomal/translation signal as a genuinely open question rather than a secondary confirmed finding: it is not explained by tumor cellularity, and it is not robust to gene-list size once a less biased importance method is used. We would discourage over-interpreting this signal in future work building on this dataset without further investigation into alternative explanations such as proliferation rate or RNA integrity.</w:t>
      </w:r>
    </w:p>
    <w:p>
      <w:pPr>
        <w:spacing w:after="200" w:line="360"/>
        <w:jc w:val="both"/>
      </w:pPr>
      <w:r>
        <w:rPr>
          <w:rFonts w:ascii="Times New Roman" w:cs="Times New Roman" w:eastAsia="Times New Roman" w:hAnsi="Times New Roman"/>
          <w:sz w:val="24"/>
          <w:szCs w:val="24"/>
        </w:rPr>
        <w:t xml:space="preserve">The translational relevance of homologous recombination deficiency (HRD) to platinum and PARP-inhibitor therapy in HGSOC is well established [21]. Our HRD characterization here, however, has two compounding limitations, both of which likely cause us to underestimate the true HRD-positive fraction of this cohort. First, the public mutation annotation file used here reports somatic variants only; germline BRCA1/2 mutations, which contribute substantially to HRD in HGSOC, are excluded, so the true BRCA-mutant prevalence in this cohort is likely closer to the 15–20% reported in the literature than the 8.1% observed here. Second, we did not compute a genomic scar score (combining loss-of-heterozygosity, telomeric allelic imbalance, and large-scale state transitions), which would capture the substantial fraction of HRD-positive tumors that are BRCA-wildtype (“BRCAness”). This was not computable from the available data: the copy-number segmentation file in this cohort's public release reports total copy number only, and genomic scar algorithms require allele-specific segmentation that was not available without sourcing an alternative dataset, which we judged to be outside the scope of the present analysis. Our BRCA-mutation-based HRD covariate should therefore be read as a partial, lower-bound characterization of HRD status in this cohort; a full genomic scar score remains a direction for future work, contingent on sourcing allele-specific copy-number data.</w:t>
      </w:r>
    </w:p>
    <w:p>
      <w:pPr>
        <w:spacing w:after="200" w:line="360"/>
        <w:jc w:val="both"/>
      </w:pPr>
      <w:r>
        <w:rPr>
          <w:rFonts w:ascii="Times New Roman" w:cs="Times New Roman" w:eastAsia="Times New Roman" w:hAnsi="Times New Roman"/>
          <w:sz w:val="24"/>
          <w:szCs w:val="24"/>
        </w:rPr>
        <w:t xml:space="preserve">Finally, contrary to our initial hypothesis, adding gene expression to the Cox model did not yield a robust, reproducible improvement in prognostic power beyond established genomic covariates. We regard this as a methodologically useful negative result rather than a failure of the analysis: naive, non-cross-validated feature selection at this stage could easily have produced an inflated concordance-index improvement resembling the leakage-driven inflation quantified in our classification analysis above, and only rigorous nested cross-validation with a conservative regularization criterion revealed that the apparent gain observed in the smaller BRCA-matched subset does not survive scrutiny. We report this modest, fragile signal transparently rather than suppressing or overstating it, consistent with the broader argument of this paper: that genomic machine learning claims in this literature should be evaluated under conservative, leakage-resistant criteria rather than the most favorable achievable result.</w:t>
      </w:r>
    </w:p>
    <w:p>
      <w:pPr>
        <w:pStyle w:val="Heading2"/>
        <w:spacing w:after="150" w:before="300"/>
      </w:pPr>
      <w:r>
        <w:rPr>
          <w:rFonts w:ascii="Times New Roman" w:cs="Times New Roman" w:eastAsia="Times New Roman" w:hAnsi="Times New Roman"/>
          <w:b/>
          <w:bCs/>
          <w:sz w:val="26"/>
          <w:szCs w:val="26"/>
        </w:rPr>
        <w:t xml:space="preserve">Limitations</w:t>
      </w:r>
    </w:p>
    <w:p>
      <w:pPr>
        <w:spacing w:after="200" w:line="360"/>
        <w:jc w:val="both"/>
      </w:pPr>
      <w:r>
        <w:rPr>
          <w:rFonts w:ascii="Times New Roman" w:cs="Times New Roman" w:eastAsia="Times New Roman" w:hAnsi="Times New Roman"/>
          <w:sz w:val="24"/>
          <w:szCs w:val="24"/>
        </w:rPr>
        <w:t xml:space="preserve">This study has several limitations. All primary analyses derive from a single institution-aggregated dataset (TCGA-OV); the only independent validation attempted here (GSE63885) failed for platform-level reasons rather than providing a positive external replication, and access to an independent RNA-sequencing-based validation cohort (PTRC-HGSOC) was not available at the time of this analysis. The tumor-purity correction in this cohort is limited by a narrow observed purity range (0.587–0.808), which may understate the extent to which purity could confound expression-based analyses in a more heterogeneous cohort. The BRCA-augmented Cox model (n=335) is a non-random subset of the full cohort, within which the significance pattern of TMB and Aneuploidy Score covariates differs from the full n=432 model; this should be interpreted as a limitation of that specific matched-subset analysis rather than a contradiction of the primary Cox model. The Aneuploidy Score and BRCA covariates each show a borderline violation of the proportional hazards assumption in reduced-cohort subset analyses (Schoenfeld p=0.007 and p=0.042, respectively) despite holding in the full-cohort model, which we attribute to reduced sample size in these subsets rather than a substantive violation, but which should be disclosed. Finally, our BRCA-based HRD characterization is a partial, likely conservative estimate for the reasons discussed above.</w:t>
      </w:r>
    </w:p>
    <w:p>
      <w:pPr>
        <w:pStyle w:val="Heading2"/>
        <w:spacing w:after="150" w:before="300"/>
      </w:pPr>
      <w:r>
        <w:rPr>
          <w:rFonts w:ascii="Times New Roman" w:cs="Times New Roman" w:eastAsia="Times New Roman" w:hAnsi="Times New Roman"/>
          <w:b/>
          <w:bCs/>
          <w:sz w:val="26"/>
          <w:szCs w:val="26"/>
        </w:rPr>
        <w:t xml:space="preserve">Conclusion</w:t>
      </w:r>
    </w:p>
    <w:p>
      <w:pPr>
        <w:spacing w:after="200" w:line="360"/>
        <w:jc w:val="both"/>
      </w:pPr>
      <w:r>
        <w:rPr>
          <w:rFonts w:ascii="Times New Roman" w:cs="Times New Roman" w:eastAsia="Times New Roman" w:hAnsi="Times New Roman"/>
          <w:sz w:val="24"/>
          <w:szCs w:val="24"/>
        </w:rPr>
        <w:t xml:space="preserve">Careful attention to feature-selection leakage, label construct validity, and cross-platform generalization substantially changes the picture of what TCGA-OV genomic data can currently support for platinum-response prediction in HGSOC. Under a leakage-free, label-honest framework, an EMT/ECM gene expression signature emerges as a robust correlate of survival risk across every analytical lens applied here, while genomic instability and BRCA1/2 mutation status — rather than gene expression — remain the most reliable prognostic covariates available in this dataset. We hope both the methodological framework and the validated biological signature presented here will be useful to future work in this area.</w:t>
      </w:r>
    </w:p>
    <w:p>
      <w:pPr>
        <w:pStyle w:val="Heading1"/>
        <w:spacing w:after="200" w:before="400"/>
      </w:pPr>
      <w:r>
        <w:rPr>
          <w:rFonts w:ascii="Times New Roman" w:cs="Times New Roman" w:eastAsia="Times New Roman" w:hAnsi="Times New Roman"/>
          <w:b/>
          <w:bCs/>
          <w:sz w:val="30"/>
          <w:szCs w:val="30"/>
        </w:rPr>
        <w:t xml:space="preserve">Acknowledgments</w:t>
      </w:r>
    </w:p>
    <w:p>
      <w:pPr>
        <w:spacing w:after="200" w:line="360"/>
        <w:jc w:val="both"/>
      </w:pPr>
      <w:r>
        <w:rPr>
          <w:rFonts w:ascii="Times New Roman" w:cs="Times New Roman" w:eastAsia="Times New Roman" w:hAnsi="Times New Roman"/>
          <w:sz w:val="24"/>
          <w:szCs w:val="24"/>
        </w:rPr>
        <w:t xml:space="preserve">The author thanks Dr. Christopher Lockhart (George Mason University School of Systems Biology) for critical review and guidance that substantially shaped the direction of this analysis, including the recommendation to move beyond mean-decrease-in-impurity feature importance.</w:t>
      </w:r>
    </w:p>
    <w:p>
      <w:r>
        <w:br w:type="page"/>
      </w:r>
    </w:p>
    <w:p>
      <w:pPr>
        <w:pStyle w:val="Heading1"/>
        <w:spacing w:after="200" w:before="400"/>
      </w:pPr>
      <w:r>
        <w:rPr>
          <w:rFonts w:ascii="Times New Roman" w:cs="Times New Roman" w:eastAsia="Times New Roman" w:hAnsi="Times New Roman"/>
          <w:b/>
          <w:bCs/>
          <w:sz w:val="30"/>
          <w:szCs w:val="30"/>
        </w:rPr>
        <w:t xml:space="preserve">References</w:t>
      </w:r>
    </w:p>
    <w:p>
      <w:pPr>
        <w:spacing w:after="160" w:line="300"/>
        <w:ind w:left="432" w:hanging="432"/>
        <w:jc w:val="both"/>
      </w:pPr>
      <w:r>
        <w:rPr>
          <w:rFonts w:ascii="Times New Roman" w:cs="Times New Roman" w:eastAsia="Times New Roman" w:hAnsi="Times New Roman"/>
          <w:sz w:val="22"/>
          <w:szCs w:val="22"/>
        </w:rPr>
        <w:t xml:space="preserve">1. Chen S, Wu Y, Wang S, Wu J, Wu X, Zheng Z. A risk model of gene signatures for predicting platinum response and survival in ovarian cancer. J Ovarian Res. 2022;15:39. doi:10.1186/s13048-022-00969-3</w:t>
      </w:r>
    </w:p>
    <w:p>
      <w:pPr>
        <w:spacing w:after="160" w:line="300"/>
        <w:ind w:left="432" w:hanging="432"/>
        <w:jc w:val="both"/>
      </w:pPr>
      <w:r>
        <w:rPr>
          <w:rFonts w:ascii="Times New Roman" w:cs="Times New Roman" w:eastAsia="Times New Roman" w:hAnsi="Times New Roman"/>
          <w:sz w:val="22"/>
          <w:szCs w:val="22"/>
        </w:rPr>
        <w:t xml:space="preserve">2. Li Y, Nie Y, Guo H, Guo H, Ha C, Li Y. Establishment of an initial platinum-resistance predictor in HGSOC regardless of HRD status. Front Oncol. 2022;12:847085. doi:10.3389/fonc.2022.847085</w:t>
      </w:r>
    </w:p>
    <w:p>
      <w:pPr>
        <w:spacing w:after="160" w:line="300"/>
        <w:ind w:left="432" w:hanging="432"/>
        <w:jc w:val="both"/>
      </w:pPr>
      <w:r>
        <w:rPr>
          <w:rFonts w:ascii="Times New Roman" w:cs="Times New Roman" w:eastAsia="Times New Roman" w:hAnsi="Times New Roman"/>
          <w:sz w:val="22"/>
          <w:szCs w:val="22"/>
        </w:rPr>
        <w:t xml:space="preserve">3. Zhang J, et al. Integrating bulk RNA-seq and scRNA-seq with machine learning to predict platinum response in ovarian cancer. Sci Rep. 2025;15:19123. doi:10.1038/s41598-025-99930-9</w:t>
      </w:r>
    </w:p>
    <w:p>
      <w:pPr>
        <w:spacing w:after="160" w:line="300"/>
        <w:ind w:left="432" w:hanging="432"/>
        <w:jc w:val="both"/>
      </w:pPr>
      <w:r>
        <w:rPr>
          <w:rFonts w:ascii="Times New Roman" w:cs="Times New Roman" w:eastAsia="Times New Roman" w:hAnsi="Times New Roman"/>
          <w:sz w:val="22"/>
          <w:szCs w:val="22"/>
        </w:rPr>
        <w:t xml:space="preserve">4. Wang X, et al. Transcriptome-based stemness indices reveal platinum response indicators in advanced-stage serous ovarian cancer. Front Biosci. 2022. doi:10.31083/j.fbl2701024</w:t>
      </w:r>
    </w:p>
    <w:p>
      <w:pPr>
        <w:spacing w:after="160" w:line="300"/>
        <w:ind w:left="432" w:hanging="432"/>
        <w:jc w:val="both"/>
      </w:pPr>
      <w:r>
        <w:rPr>
          <w:rFonts w:ascii="Times New Roman" w:cs="Times New Roman" w:eastAsia="Times New Roman" w:hAnsi="Times New Roman"/>
          <w:sz w:val="22"/>
          <w:szCs w:val="22"/>
        </w:rPr>
        <w:t xml:space="preserve">5. Sun J, Bao S, Xu D, et al. Large-scale integrated analysis of ovarian cancer tumors and cell lines identifies an individualised gene expression signature (IndividCRS) for predicting platinum response. Cell Death Dis. 2019;10:661. doi:10.1038/s41419-019-1874-9</w:t>
      </w:r>
    </w:p>
    <w:p>
      <w:pPr>
        <w:spacing w:after="160" w:line="300"/>
        <w:ind w:left="432" w:hanging="432"/>
        <w:jc w:val="both"/>
      </w:pPr>
      <w:r>
        <w:rPr>
          <w:rFonts w:ascii="Times New Roman" w:cs="Times New Roman" w:eastAsia="Times New Roman" w:hAnsi="Times New Roman"/>
          <w:sz w:val="22"/>
          <w:szCs w:val="22"/>
        </w:rPr>
        <w:t xml:space="preserve">10. Choi JY, et al. Unveiling novel biomarkers for platinum chemoresistance in ovarian cancer. Front Oncol. 2024. doi:10.3389/fonc.2024.1476830</w:t>
      </w:r>
    </w:p>
    <w:p>
      <w:pPr>
        <w:spacing w:after="160" w:line="300"/>
        <w:ind w:left="432" w:hanging="432"/>
        <w:jc w:val="both"/>
      </w:pPr>
      <w:r>
        <w:rPr>
          <w:rFonts w:ascii="Times New Roman" w:cs="Times New Roman" w:eastAsia="Times New Roman" w:hAnsi="Times New Roman"/>
          <w:sz w:val="22"/>
          <w:szCs w:val="22"/>
        </w:rPr>
        <w:t xml:space="preserve">11. Lisowska K, Olbryt M, Dudaladava V, Pamula-Pilat J, Kujawa K, Grzybowska E, et al. Gene expression analysis in ovarian cancer — faults and hints from DNA microarray study. Front Oncol. 2014;4:6. doi:10.3389/fonc.2014.00006</w:t>
      </w:r>
    </w:p>
    <w:p>
      <w:pPr>
        <w:spacing w:after="160" w:line="300"/>
        <w:ind w:left="432" w:hanging="432"/>
        <w:jc w:val="both"/>
      </w:pPr>
      <w:r>
        <w:rPr>
          <w:rFonts w:ascii="Times New Roman" w:cs="Times New Roman" w:eastAsia="Times New Roman" w:hAnsi="Times New Roman"/>
          <w:sz w:val="22"/>
          <w:szCs w:val="22"/>
        </w:rPr>
        <w:t xml:space="preserve">12. Tothill RW, Tinker AV, George J, Brown R, Fox SB, Lade S, et al. Novel molecular subtypes of serous and endometrioid ovarian cancer linked to clinical outcome. Clin Cancer Res. 2008;14:5198–5208. doi:10.1158/1078-0432.CCR-08-0196</w:t>
      </w:r>
    </w:p>
    <w:p>
      <w:pPr>
        <w:spacing w:after="160" w:line="300"/>
        <w:ind w:left="432" w:hanging="432"/>
        <w:jc w:val="both"/>
      </w:pPr>
      <w:r>
        <w:rPr>
          <w:rFonts w:ascii="Times New Roman" w:cs="Times New Roman" w:eastAsia="Times New Roman" w:hAnsi="Times New Roman"/>
          <w:sz w:val="22"/>
          <w:szCs w:val="22"/>
        </w:rPr>
        <w:t xml:space="preserve">13. Vabalas A, Gowen E, Poliakoff E, Casson AJ. Machine learning algorithm validation with a limited sample size. PLoS ONE. 2019;14:e0224365. doi:10.1371/journal.pone.0224365</w:t>
      </w:r>
    </w:p>
    <w:p>
      <w:pPr>
        <w:spacing w:after="160" w:line="300"/>
        <w:ind w:left="432" w:hanging="432"/>
        <w:jc w:val="both"/>
      </w:pPr>
      <w:r>
        <w:rPr>
          <w:rFonts w:ascii="Times New Roman" w:cs="Times New Roman" w:eastAsia="Times New Roman" w:hAnsi="Times New Roman"/>
          <w:sz w:val="22"/>
          <w:szCs w:val="22"/>
        </w:rPr>
        <w:t xml:space="preserve">14. Teschendorff AE. Avoiding common pitfalls in machine learning omic data science. Nat Mater. 2019;18:422–427. doi:10.1038/s41563-018-0241-z</w:t>
      </w:r>
    </w:p>
    <w:p>
      <w:pPr>
        <w:spacing w:after="160" w:line="300"/>
        <w:ind w:left="432" w:hanging="432"/>
        <w:jc w:val="both"/>
      </w:pPr>
      <w:r>
        <w:rPr>
          <w:rFonts w:ascii="Times New Roman" w:cs="Times New Roman" w:eastAsia="Times New Roman" w:hAnsi="Times New Roman"/>
          <w:sz w:val="22"/>
          <w:szCs w:val="22"/>
        </w:rPr>
        <w:t xml:space="preserve">15. Venet D, Dumont JE, Detours V. Most random gene expression signatures are significantly associated with breast cancer outcome. PLoS Comput Biol. 2011;7:e1002240. doi:10.1371/journal.pcbi.1002240</w:t>
      </w:r>
    </w:p>
    <w:p>
      <w:pPr>
        <w:spacing w:after="160" w:line="300"/>
        <w:ind w:left="432" w:hanging="432"/>
        <w:jc w:val="both"/>
      </w:pPr>
      <w:r>
        <w:rPr>
          <w:rFonts w:ascii="Times New Roman" w:cs="Times New Roman" w:eastAsia="Times New Roman" w:hAnsi="Times New Roman"/>
          <w:sz w:val="22"/>
          <w:szCs w:val="22"/>
        </w:rPr>
        <w:t xml:space="preserve">16. Johnson WE, Li C, Rabinovic A. Adjusting batch effects in microarray expression data using empirical Bayes methods. Biostatistics. 2007;8:118–127. doi:10.1093/biostatistics/kxj037</w:t>
      </w:r>
    </w:p>
    <w:p>
      <w:pPr>
        <w:spacing w:after="160" w:line="300"/>
        <w:ind w:left="432" w:hanging="432"/>
        <w:jc w:val="both"/>
      </w:pPr>
      <w:r>
        <w:rPr>
          <w:rFonts w:ascii="Times New Roman" w:cs="Times New Roman" w:eastAsia="Times New Roman" w:hAnsi="Times New Roman"/>
          <w:sz w:val="22"/>
          <w:szCs w:val="22"/>
        </w:rPr>
        <w:t xml:space="preserve">17. Leek JT, Johnson WE, Parker HS, Jaffe AE, Storey JD. The sva package for removing batch effects and other unwanted variation. Bioinformatics. 2012;28:882–883. doi:10.1093/bioinformatics/bts034</w:t>
      </w:r>
    </w:p>
    <w:p>
      <w:pPr>
        <w:spacing w:after="160" w:line="300"/>
        <w:ind w:left="432" w:hanging="432"/>
        <w:jc w:val="both"/>
      </w:pPr>
      <w:r>
        <w:rPr>
          <w:rFonts w:ascii="Times New Roman" w:cs="Times New Roman" w:eastAsia="Times New Roman" w:hAnsi="Times New Roman"/>
          <w:sz w:val="22"/>
          <w:szCs w:val="22"/>
        </w:rPr>
        <w:t xml:space="preserve">18. Haslehurst AM, Koti M, Dharsee M, Nuin P, Evans K, Geraci J, et al. EMT transcription factors snail and slug directly contribute to cisplatin resistance in ovarian cancer. BMC Cancer. 2012;12:91. doi:10.1186/1471-2407-12-91</w:t>
      </w:r>
    </w:p>
    <w:p>
      <w:pPr>
        <w:spacing w:after="160" w:line="300"/>
        <w:ind w:left="432" w:hanging="432"/>
        <w:jc w:val="both"/>
      </w:pPr>
      <w:r>
        <w:rPr>
          <w:rFonts w:ascii="Times New Roman" w:cs="Times New Roman" w:eastAsia="Times New Roman" w:hAnsi="Times New Roman"/>
          <w:sz w:val="22"/>
          <w:szCs w:val="22"/>
        </w:rPr>
        <w:t xml:space="preserve">19. Dongre A, Weinberg RA. New insights into the mechanisms of epithelial-mesenchymal transition and implications for cancer. Nat Rev Mol Cell Biol. 2019;20:69–84. doi:10.1038/s41580-018-0080-4</w:t>
      </w:r>
    </w:p>
    <w:p>
      <w:pPr>
        <w:spacing w:after="160" w:line="300"/>
        <w:ind w:left="432" w:hanging="432"/>
        <w:jc w:val="both"/>
      </w:pPr>
      <w:r>
        <w:rPr>
          <w:rFonts w:ascii="Times New Roman" w:cs="Times New Roman" w:eastAsia="Times New Roman" w:hAnsi="Times New Roman"/>
          <w:sz w:val="22"/>
          <w:szCs w:val="22"/>
        </w:rPr>
        <w:t xml:space="preserve">20. Pennington KP, Walsh T, Harrell MI, Lee MK, Pennil CC, Rendi MH, et al. Germline and somatic mutations in homologous recombination genes predict platinum response and survival in ovarian, fallopian tube, and peritoneal carcinomas. Clin Cancer Res. 2014;20:764–775. doi:10.1158/1078-0432.CCR-13-2287</w:t>
      </w:r>
    </w:p>
    <w:p>
      <w:pPr>
        <w:spacing w:after="160" w:line="300"/>
        <w:ind w:left="432" w:hanging="432"/>
        <w:jc w:val="both"/>
      </w:pPr>
      <w:r>
        <w:rPr>
          <w:rFonts w:ascii="Times New Roman" w:cs="Times New Roman" w:eastAsia="Times New Roman" w:hAnsi="Times New Roman"/>
          <w:sz w:val="22"/>
          <w:szCs w:val="22"/>
        </w:rPr>
        <w:t xml:space="preserve">21. González-Martín A, Pothuri B, Vergote I, DePont Christensen R, et al. Niraparib in patients with newly diagnosed advanced ovarian cancer. N Engl J Med. 2019;381:2391–2402. doi:10.1056/NEJMoa1910962</w:t>
      </w:r>
    </w:p>
    <w:p>
      <w:pPr>
        <w:spacing w:after="160" w:line="300"/>
        <w:ind w:left="432" w:hanging="432"/>
        <w:jc w:val="both"/>
      </w:pPr>
      <w:r>
        <w:rPr>
          <w:rFonts w:ascii="Times New Roman" w:cs="Times New Roman" w:eastAsia="Times New Roman" w:hAnsi="Times New Roman"/>
          <w:sz w:val="22"/>
          <w:szCs w:val="22"/>
        </w:rPr>
        <w:t xml:space="preserve">22. The Cancer Genome Atlas Research Network (Knijnenburg TA, et al.). Genomic and molecular landscape of DNA damage repair deficiency across The Cancer Genome Atlas. Cell Rep. 2018;23:239–254.e6. doi:10.1016/j.celrep.2018.03.076</w:t>
      </w:r>
    </w:p>
    <w:p>
      <w:pPr>
        <w:spacing w:after="160" w:line="300"/>
        <w:ind w:left="432" w:hanging="432"/>
        <w:jc w:val="both"/>
      </w:pPr>
      <w:r>
        <w:rPr>
          <w:rFonts w:ascii="Times New Roman" w:cs="Times New Roman" w:eastAsia="Times New Roman" w:hAnsi="Times New Roman"/>
          <w:sz w:val="22"/>
          <w:szCs w:val="22"/>
        </w:rPr>
        <w:t xml:space="preserve">23. The Cancer Genome Atlas Research Network. Integrated genomic analyses of ovarian carcinoma. Nature. 2011;474:609–615. doi:10.1038/nature10166</w:t>
      </w:r>
    </w:p>
    <w:p>
      <w:pPr>
        <w:spacing w:after="160" w:line="300"/>
        <w:ind w:left="432" w:hanging="432"/>
        <w:jc w:val="both"/>
      </w:pPr>
      <w:r>
        <w:rPr>
          <w:rFonts w:ascii="Times New Roman" w:cs="Times New Roman" w:eastAsia="Times New Roman" w:hAnsi="Times New Roman"/>
          <w:sz w:val="22"/>
          <w:szCs w:val="22"/>
        </w:rPr>
        <w:t xml:space="preserve">24. Cerami E, Gao J, Dogrusoz U, Gross BE, Sumer SO, Aksoy BA, et al. The cBio Cancer Genomics Portal. Cancer Discov. 2012;2:401–404. doi:10.1158/2159-8290.CD-12-0095</w:t>
      </w:r>
    </w:p>
    <w:p>
      <w:pPr>
        <w:spacing w:after="160" w:line="300"/>
        <w:ind w:left="432" w:hanging="432"/>
        <w:jc w:val="both"/>
      </w:pPr>
      <w:r>
        <w:rPr>
          <w:rFonts w:ascii="Times New Roman" w:cs="Times New Roman" w:eastAsia="Times New Roman" w:hAnsi="Times New Roman"/>
          <w:sz w:val="22"/>
          <w:szCs w:val="22"/>
        </w:rPr>
        <w:t xml:space="preserve">25. Gao J, Aksoy BA, Dogrusoz U, Dresdner G, Gross B, Sumer SO, et al. Integrative analysis of complex cancer genomics and clinical profiles using the cBioPortal. Sci Signal. 2013;6:pl1. doi:10.1126/scisignal.2004088</w:t>
      </w:r>
    </w:p>
    <w:p>
      <w:pPr>
        <w:spacing w:after="160" w:line="300"/>
        <w:ind w:left="432" w:hanging="432"/>
        <w:jc w:val="both"/>
      </w:pPr>
      <w:r>
        <w:rPr>
          <w:rFonts w:ascii="Times New Roman" w:cs="Times New Roman" w:eastAsia="Times New Roman" w:hAnsi="Times New Roman"/>
          <w:sz w:val="22"/>
          <w:szCs w:val="22"/>
        </w:rPr>
        <w:t xml:space="preserve">26. Patch AM, Christie EL, Etemadmoghadam D, Garsed DW, George J, Fereday S, et al. Whole-genome characterisation of chemoresistant ovarian cancer. Nature. 2015;521:489–494. doi:10.1038/nature14410</w:t>
      </w:r>
    </w:p>
    <w:p>
      <w:pPr>
        <w:spacing w:after="160" w:line="300"/>
        <w:ind w:left="432" w:hanging="432"/>
        <w:jc w:val="both"/>
      </w:pPr>
      <w:r>
        <w:rPr>
          <w:rFonts w:ascii="Times New Roman" w:cs="Times New Roman" w:eastAsia="Times New Roman" w:hAnsi="Times New Roman"/>
          <w:sz w:val="22"/>
          <w:szCs w:val="22"/>
        </w:rPr>
        <w:t xml:space="preserve">28. Yoshihara K, Shahmoradgoli M, Martínez E, Vegesna R, Kim H, Torres-Garcia W, et al. Inferring tumour purity and stromal and immune cell admixture from expression data. Nat Commun. 2013;4:2612. doi:10.1038/ncomms3612</w:t>
      </w:r>
    </w:p>
    <w:p>
      <w:pPr>
        <w:spacing w:after="160" w:line="300"/>
        <w:ind w:left="432" w:hanging="432"/>
        <w:jc w:val="both"/>
      </w:pPr>
      <w:r>
        <w:rPr>
          <w:rFonts w:ascii="Times New Roman" w:cs="Times New Roman" w:eastAsia="Times New Roman" w:hAnsi="Times New Roman"/>
          <w:sz w:val="22"/>
          <w:szCs w:val="22"/>
        </w:rPr>
        <w:t xml:space="preserve">29. Lundberg SM, Lee SI. A unified approach to interpreting model predictions. Adv Neural Inf Process Syst. 2017;30:4765–4774.</w:t>
      </w:r>
    </w:p>
    <w:p>
      <w:pPr>
        <w:spacing w:after="160" w:line="300"/>
        <w:ind w:left="432" w:hanging="432"/>
        <w:jc w:val="both"/>
      </w:pPr>
      <w:r>
        <w:rPr>
          <w:rFonts w:ascii="Times New Roman" w:cs="Times New Roman" w:eastAsia="Times New Roman" w:hAnsi="Times New Roman"/>
          <w:sz w:val="22"/>
          <w:szCs w:val="22"/>
        </w:rPr>
        <w:t xml:space="preserve">30. Simon N, Friedman J, Hastie T, Tibshirani R. Regularization paths for Cox's proportional hazards model via coordinate descent. J Stat Softw. 2011;39:1–13. doi:10.18637/jss.v039.i05</w:t>
      </w:r>
    </w:p>
    <w:p>
      <w:pPr>
        <w:spacing w:after="200" w:line="360"/>
        <w:jc w:val="both"/>
      </w:pPr>
      <w:r>
        <w:rPr>
          <w:rFonts w:ascii="Times New Roman" w:cs="Times New Roman" w:eastAsia="Times New Roman" w:hAnsi="Times New Roman"/>
          <w:sz w:val="24"/>
          <w:szCs w:val="24"/>
        </w:rPr>
        <w:t xml:space="preserve"/>
      </w:r>
    </w:p>
    <w:p>
      <w:pPr>
        <w:spacing w:before="200"/>
      </w:pPr>
      <w:r>
        <w:rPr>
          <w:rFonts w:ascii="Times New Roman" w:cs="Times New Roman" w:eastAsia="Times New Roman" w:hAnsi="Times New Roman"/>
          <w:i/>
          <w:iCs/>
          <w:color w:val="808080"/>
          <w:sz w:val="20"/>
          <w:szCs w:val="20"/>
        </w:rPr>
        <w:t xml:space="preserve">[Reference numbering follows the project literature review; numbers 6–9, 27 correspond to sources discussed in the literature review but not directly cited in this draft's current text and have been omitted here — to be reconciled during full drafting. References 28–30 are additional foundational method citations (ESTIMATE, SHAP, glmnet-Cox) not present in the original literature review and should be independently verified before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2026-07-18T13:14:24.926Z</dcterms:created>
  <dcterms:modified xsi:type="dcterms:W3CDTF">2026-07-18T13:14:24.941Z</dcterms:modified>
</cp:coreProperties>
</file>

<file path=docProps/custom.xml><?xml version="1.0" encoding="utf-8"?>
<Properties xmlns="http://schemas.openxmlformats.org/officeDocument/2006/custom-properties" xmlns:vt="http://schemas.openxmlformats.org/officeDocument/2006/docPropsVTypes"/>
</file>